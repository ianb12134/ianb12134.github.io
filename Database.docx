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463AD" w14:textId="77777777" w:rsidR="00326504" w:rsidRDefault="00326504" w:rsidP="00326504">
      <w:pPr>
        <w:pStyle w:val="ListParagraph"/>
        <w:numPr>
          <w:ilvl w:val="0"/>
          <w:numId w:val="1"/>
        </w:numPr>
        <w:spacing w:line="480" w:lineRule="auto"/>
        <w:jc w:val="center"/>
      </w:pPr>
      <w:r>
        <w:t>Create a new database and update the name to your last name, then connect to it.</w:t>
      </w:r>
      <w:r>
        <w:rPr>
          <w:noProof/>
        </w:rPr>
        <w:drawing>
          <wp:inline distT="0" distB="0" distL="0" distR="0" wp14:anchorId="78C5B5A0" wp14:editId="53D5A6F2">
            <wp:extent cx="2800350" cy="2781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00350" cy="2781300"/>
                    </a:xfrm>
                    <a:prstGeom prst="rect">
                      <a:avLst/>
                    </a:prstGeom>
                  </pic:spPr>
                </pic:pic>
              </a:graphicData>
            </a:graphic>
          </wp:inline>
        </w:drawing>
      </w:r>
    </w:p>
    <w:p w14:paraId="65308B7C" w14:textId="77777777" w:rsidR="00326504" w:rsidRDefault="00326504" w:rsidP="00326504">
      <w:pPr>
        <w:pStyle w:val="ListParagraph"/>
        <w:numPr>
          <w:ilvl w:val="1"/>
          <w:numId w:val="1"/>
        </w:numPr>
        <w:spacing w:line="480" w:lineRule="auto"/>
      </w:pPr>
      <w:r>
        <w:t>In this screenshot I created a database with my last name, had the databases available display on the screen, and set the database in use to the one I created.</w:t>
      </w:r>
    </w:p>
    <w:p w14:paraId="1263F143" w14:textId="77777777" w:rsidR="00326504" w:rsidRDefault="00326504" w:rsidP="00326504">
      <w:pPr>
        <w:pStyle w:val="ListParagraph"/>
        <w:numPr>
          <w:ilvl w:val="0"/>
          <w:numId w:val="1"/>
        </w:numPr>
        <w:spacing w:line="480" w:lineRule="auto"/>
        <w:jc w:val="center"/>
      </w:pPr>
      <w:r>
        <w:t>Create a table called tb2.</w:t>
      </w:r>
      <w:r>
        <w:rPr>
          <w:noProof/>
        </w:rPr>
        <w:drawing>
          <wp:inline distT="0" distB="0" distL="0" distR="0" wp14:anchorId="46727A70" wp14:editId="30D00370">
            <wp:extent cx="4457700" cy="32289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57700" cy="3228975"/>
                    </a:xfrm>
                    <a:prstGeom prst="rect">
                      <a:avLst/>
                    </a:prstGeom>
                  </pic:spPr>
                </pic:pic>
              </a:graphicData>
            </a:graphic>
          </wp:inline>
        </w:drawing>
      </w:r>
    </w:p>
    <w:p w14:paraId="1F2B4952" w14:textId="77777777" w:rsidR="00326504" w:rsidRDefault="00326504" w:rsidP="00326504">
      <w:pPr>
        <w:pStyle w:val="ListParagraph"/>
        <w:numPr>
          <w:ilvl w:val="1"/>
          <w:numId w:val="1"/>
        </w:numPr>
        <w:spacing w:line="480" w:lineRule="auto"/>
      </w:pPr>
      <w:r>
        <w:lastRenderedPageBreak/>
        <w:t xml:space="preserve">In this screenshot I created a table and named it tb2. While creating the table I added data to it. Once the table was created with the data added to </w:t>
      </w:r>
      <w:proofErr w:type="gramStart"/>
      <w:r>
        <w:t>it</w:t>
      </w:r>
      <w:proofErr w:type="gramEnd"/>
      <w:r>
        <w:t xml:space="preserve"> I used the command describe to display the information held within the table.</w:t>
      </w:r>
    </w:p>
    <w:p w14:paraId="5AA8882F" w14:textId="77777777" w:rsidR="00326504" w:rsidRDefault="00326504" w:rsidP="00326504">
      <w:pPr>
        <w:pStyle w:val="ListParagraph"/>
        <w:numPr>
          <w:ilvl w:val="0"/>
          <w:numId w:val="1"/>
        </w:numPr>
        <w:spacing w:line="480" w:lineRule="auto"/>
      </w:pPr>
      <w:r>
        <w:t>Add a second field into the table and describe.</w:t>
      </w:r>
      <w:r>
        <w:rPr>
          <w:noProof/>
        </w:rPr>
        <w:drawing>
          <wp:inline distT="0" distB="0" distL="0" distR="0" wp14:anchorId="3720B6FB" wp14:editId="7D18861C">
            <wp:extent cx="4581525" cy="26098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81525" cy="2609850"/>
                    </a:xfrm>
                    <a:prstGeom prst="rect">
                      <a:avLst/>
                    </a:prstGeom>
                  </pic:spPr>
                </pic:pic>
              </a:graphicData>
            </a:graphic>
          </wp:inline>
        </w:drawing>
      </w:r>
    </w:p>
    <w:p w14:paraId="4EBF1F06" w14:textId="509E14BE" w:rsidR="00326504" w:rsidRDefault="00326504" w:rsidP="00326504">
      <w:pPr>
        <w:pStyle w:val="ListParagraph"/>
        <w:numPr>
          <w:ilvl w:val="1"/>
          <w:numId w:val="1"/>
        </w:numPr>
        <w:spacing w:line="480" w:lineRule="auto"/>
      </w:pPr>
      <w:r>
        <w:t>In this screenshot I added a new field to the table. After the new field was added I used the command desc</w:t>
      </w:r>
      <w:r w:rsidRPr="00326504">
        <w:t xml:space="preserve"> </w:t>
      </w:r>
      <w:r>
        <w:t>describe to display the information held in the table.</w:t>
      </w:r>
    </w:p>
    <w:p w14:paraId="68205EAA" w14:textId="77777777" w:rsidR="00326504" w:rsidRPr="00E076D0" w:rsidRDefault="00326504" w:rsidP="00326504">
      <w:pPr>
        <w:pStyle w:val="Heading2"/>
        <w:keepNext w:val="0"/>
        <w:keepLines w:val="0"/>
        <w:suppressAutoHyphens/>
        <w:spacing w:before="0" w:after="0" w:line="480" w:lineRule="auto"/>
      </w:pPr>
      <w:r w:rsidRPr="00E076D0">
        <w:t>Create a Database</w:t>
      </w:r>
    </w:p>
    <w:p w14:paraId="3CDC87C2" w14:textId="77777777" w:rsidR="00326504" w:rsidRPr="00E076D0" w:rsidRDefault="00326504" w:rsidP="00326504">
      <w:pPr>
        <w:suppressAutoHyphens/>
        <w:spacing w:after="0" w:line="480" w:lineRule="auto"/>
      </w:pPr>
    </w:p>
    <w:p w14:paraId="7350FBCF" w14:textId="77777777" w:rsidR="00326504" w:rsidRPr="00E076D0" w:rsidRDefault="00326504" w:rsidP="00326504">
      <w:pPr>
        <w:numPr>
          <w:ilvl w:val="0"/>
          <w:numId w:val="2"/>
        </w:numPr>
        <w:suppressAutoHyphens/>
        <w:spacing w:after="0" w:line="480" w:lineRule="auto"/>
      </w:pPr>
      <w:r w:rsidRPr="00E076D0">
        <w:t xml:space="preserve">In your integrated development environment (IDE), </w:t>
      </w:r>
      <w:r w:rsidRPr="00E076D0">
        <w:rPr>
          <w:b/>
          <w:bCs/>
        </w:rPr>
        <w:t xml:space="preserve">create a database schema </w:t>
      </w:r>
      <w:r w:rsidRPr="00E076D0">
        <w:t xml:space="preserve">called </w:t>
      </w:r>
      <w:proofErr w:type="spellStart"/>
      <w:r w:rsidRPr="00E076D0">
        <w:t>QuantigrationRMA</w:t>
      </w:r>
      <w:proofErr w:type="spellEnd"/>
      <w:r w:rsidRPr="00E076D0">
        <w:t>. List out the database name. Provide the SQL commands you ran to successfully complete this in your answer, then connect to it:</w:t>
      </w:r>
    </w:p>
    <w:p w14:paraId="04D92858" w14:textId="77777777" w:rsidR="00326504" w:rsidRPr="00E076D0" w:rsidRDefault="00326504" w:rsidP="00326504">
      <w:pPr>
        <w:suppressAutoHyphens/>
        <w:spacing w:after="0" w:line="480" w:lineRule="auto"/>
        <w:ind w:left="720"/>
      </w:pPr>
      <w:r>
        <w:rPr>
          <w:noProof/>
        </w:rPr>
        <w:drawing>
          <wp:inline distT="0" distB="0" distL="0" distR="0" wp14:anchorId="42F2DCAA" wp14:editId="32B008EF">
            <wp:extent cx="3933825" cy="1047750"/>
            <wp:effectExtent l="0" t="0" r="9525" b="0"/>
            <wp:docPr id="8519370" name="Picture 851937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370" name="Picture 8519370"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33825" cy="1047750"/>
                    </a:xfrm>
                    <a:prstGeom prst="rect">
                      <a:avLst/>
                    </a:prstGeom>
                  </pic:spPr>
                </pic:pic>
              </a:graphicData>
            </a:graphic>
          </wp:inline>
        </w:drawing>
      </w:r>
    </w:p>
    <w:p w14:paraId="19ED5A10" w14:textId="77777777" w:rsidR="00326504" w:rsidRPr="00E076D0" w:rsidRDefault="00326504" w:rsidP="00326504">
      <w:pPr>
        <w:pStyle w:val="ListParagraph"/>
        <w:numPr>
          <w:ilvl w:val="1"/>
          <w:numId w:val="2"/>
        </w:numPr>
        <w:suppressAutoHyphens/>
        <w:spacing w:after="0" w:line="480" w:lineRule="auto"/>
      </w:pPr>
      <w:r>
        <w:lastRenderedPageBreak/>
        <w:t xml:space="preserve">In this screenshot I have created a new database called </w:t>
      </w:r>
      <w:proofErr w:type="spellStart"/>
      <w:r>
        <w:t>QuantigrationRMA</w:t>
      </w:r>
      <w:proofErr w:type="spellEnd"/>
      <w:r>
        <w:t xml:space="preserve"> and have changed to use this database. Both queries were successful</w:t>
      </w:r>
      <w:proofErr w:type="gramStart"/>
      <w:r>
        <w:t xml:space="preserve"> the</w:t>
      </w:r>
      <w:proofErr w:type="gramEnd"/>
      <w:r>
        <w:t xml:space="preserve"> commands utilized where the create command to create the database and the use command to change the database to the one I just created.</w:t>
      </w:r>
    </w:p>
    <w:p w14:paraId="41A4E417" w14:textId="77777777" w:rsidR="00326504" w:rsidRPr="00E076D0" w:rsidRDefault="00326504" w:rsidP="00326504">
      <w:pPr>
        <w:numPr>
          <w:ilvl w:val="0"/>
          <w:numId w:val="2"/>
        </w:numPr>
        <w:suppressAutoHyphens/>
        <w:spacing w:after="0" w:line="480" w:lineRule="auto"/>
      </w:pPr>
      <w:bookmarkStart w:id="0" w:name="_heading=h.30j0zll"/>
      <w:bookmarkEnd w:id="0"/>
      <w:r w:rsidRPr="00E076D0">
        <w:t xml:space="preserve">Using the entity relationship diagram (ERD) as a reference, </w:t>
      </w:r>
      <w:r w:rsidRPr="00E076D0">
        <w:rPr>
          <w:b/>
          <w:bCs/>
        </w:rPr>
        <w:t xml:space="preserve">create </w:t>
      </w:r>
      <w:r w:rsidRPr="00E076D0">
        <w:t>the following</w:t>
      </w:r>
      <w:r w:rsidRPr="00E076D0">
        <w:rPr>
          <w:b/>
          <w:bCs/>
        </w:rPr>
        <w:t xml:space="preserve"> tables with the appropriate attributes and keys</w:t>
      </w:r>
      <w:r w:rsidRPr="00E076D0">
        <w:t>:</w:t>
      </w:r>
    </w:p>
    <w:p w14:paraId="6DCF1CBF" w14:textId="77777777" w:rsidR="00326504" w:rsidRPr="00E076D0" w:rsidRDefault="00326504" w:rsidP="00326504">
      <w:pPr>
        <w:suppressAutoHyphens/>
        <w:spacing w:after="0" w:line="480" w:lineRule="auto"/>
        <w:ind w:left="720"/>
      </w:pPr>
    </w:p>
    <w:p w14:paraId="3D8EB5C9" w14:textId="77777777" w:rsidR="00326504" w:rsidRPr="00E076D0" w:rsidRDefault="00326504" w:rsidP="00326504">
      <w:pPr>
        <w:numPr>
          <w:ilvl w:val="1"/>
          <w:numId w:val="2"/>
        </w:numPr>
        <w:suppressAutoHyphens/>
        <w:spacing w:after="0" w:line="480" w:lineRule="auto"/>
      </w:pPr>
      <w:r w:rsidRPr="00E076D0">
        <w:t xml:space="preserve">A table named </w:t>
      </w:r>
      <w:r w:rsidRPr="00E076D0">
        <w:rPr>
          <w:b/>
          <w:bCs/>
        </w:rPr>
        <w:t xml:space="preserve">customers </w:t>
      </w:r>
      <w:r w:rsidRPr="00E076D0">
        <w:t xml:space="preserve">in the </w:t>
      </w:r>
      <w:proofErr w:type="spellStart"/>
      <w:r w:rsidRPr="00E076D0">
        <w:t>QuantigrationRMA</w:t>
      </w:r>
      <w:proofErr w:type="spellEnd"/>
      <w:r w:rsidRPr="00E076D0">
        <w:t xml:space="preserve"> database as defined on the project ERD. Provide the SQL commands you ran against MySQL to complete this successfully in your answer:</w:t>
      </w:r>
    </w:p>
    <w:p w14:paraId="26E0B72A" w14:textId="77777777" w:rsidR="00326504" w:rsidRPr="00E076D0" w:rsidRDefault="00326504" w:rsidP="00326504">
      <w:pPr>
        <w:suppressAutoHyphens/>
        <w:spacing w:after="0" w:line="480" w:lineRule="auto"/>
        <w:ind w:left="1440"/>
      </w:pPr>
      <w:r>
        <w:rPr>
          <w:noProof/>
        </w:rPr>
        <w:drawing>
          <wp:inline distT="0" distB="0" distL="0" distR="0" wp14:anchorId="29DB7DFD" wp14:editId="647D1778">
            <wp:extent cx="5943600" cy="226060"/>
            <wp:effectExtent l="0" t="0" r="0" b="2540"/>
            <wp:docPr id="1764500658" name="Picture 17645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6060"/>
                    </a:xfrm>
                    <a:prstGeom prst="rect">
                      <a:avLst/>
                    </a:prstGeom>
                  </pic:spPr>
                </pic:pic>
              </a:graphicData>
            </a:graphic>
          </wp:inline>
        </w:drawing>
      </w:r>
    </w:p>
    <w:p w14:paraId="15DF8341" w14:textId="77777777" w:rsidR="00326504" w:rsidRPr="00E076D0" w:rsidRDefault="00326504" w:rsidP="00326504">
      <w:pPr>
        <w:pStyle w:val="ListParagraph"/>
        <w:numPr>
          <w:ilvl w:val="2"/>
          <w:numId w:val="2"/>
        </w:numPr>
        <w:suppressAutoHyphens/>
        <w:spacing w:after="0" w:line="480" w:lineRule="auto"/>
        <w:jc w:val="center"/>
      </w:pPr>
      <w:r>
        <w:t xml:space="preserve">In this screenshot I have created the first table for this database. The table I created was the Customers table. When creating this table I took care to look at the diagram provided to follow the order that is necessary to have the table in the required layout. </w:t>
      </w:r>
      <w:proofErr w:type="gramStart"/>
      <w:r>
        <w:t>Also</w:t>
      </w:r>
      <w:proofErr w:type="gramEnd"/>
      <w:r>
        <w:t xml:space="preserve"> at the end of the screenshot it is visible that I labeled the </w:t>
      </w:r>
      <w:proofErr w:type="spellStart"/>
      <w:r>
        <w:t>CustomerID</w:t>
      </w:r>
      <w:proofErr w:type="spellEnd"/>
      <w:r>
        <w:t xml:space="preserve"> as the primary key for the table. There is no foreign key identified in this table.</w:t>
      </w:r>
    </w:p>
    <w:p w14:paraId="3ABB028C" w14:textId="77777777" w:rsidR="00326504" w:rsidRPr="00E076D0" w:rsidRDefault="00326504" w:rsidP="00326504">
      <w:pPr>
        <w:suppressAutoHyphens/>
        <w:spacing w:after="0" w:line="480" w:lineRule="auto"/>
        <w:ind w:left="1440"/>
      </w:pPr>
    </w:p>
    <w:p w14:paraId="335D7599" w14:textId="77777777" w:rsidR="00326504" w:rsidRPr="00E076D0" w:rsidRDefault="00326504" w:rsidP="00326504">
      <w:pPr>
        <w:numPr>
          <w:ilvl w:val="1"/>
          <w:numId w:val="2"/>
        </w:numPr>
        <w:suppressAutoHyphens/>
        <w:spacing w:after="0" w:line="480" w:lineRule="auto"/>
      </w:pPr>
      <w:r w:rsidRPr="00E076D0">
        <w:t xml:space="preserve">A table named </w:t>
      </w:r>
      <w:r w:rsidRPr="00E076D0">
        <w:rPr>
          <w:b/>
          <w:bCs/>
        </w:rPr>
        <w:t xml:space="preserve">orders </w:t>
      </w:r>
      <w:r w:rsidRPr="00E076D0">
        <w:t xml:space="preserve">in the </w:t>
      </w:r>
      <w:proofErr w:type="spellStart"/>
      <w:r w:rsidRPr="00E076D0">
        <w:t>QuantigrationRMA</w:t>
      </w:r>
      <w:proofErr w:type="spellEnd"/>
      <w:r w:rsidRPr="00E076D0">
        <w:t xml:space="preserve"> database as defined on the project ERD. Provide the SQL commands you ran against MySQL to complete this successfully in your answer:</w:t>
      </w:r>
    </w:p>
    <w:p w14:paraId="23754607" w14:textId="77777777" w:rsidR="00326504" w:rsidRPr="00E076D0" w:rsidRDefault="00326504" w:rsidP="00326504">
      <w:pPr>
        <w:suppressAutoHyphens/>
        <w:spacing w:after="0" w:line="480" w:lineRule="auto"/>
        <w:ind w:left="1440"/>
      </w:pPr>
      <w:r>
        <w:rPr>
          <w:noProof/>
        </w:rPr>
        <w:drawing>
          <wp:inline distT="0" distB="0" distL="0" distR="0" wp14:anchorId="2DFA3827" wp14:editId="711892C5">
            <wp:extent cx="5943600" cy="242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2570"/>
                    </a:xfrm>
                    <a:prstGeom prst="rect">
                      <a:avLst/>
                    </a:prstGeom>
                  </pic:spPr>
                </pic:pic>
              </a:graphicData>
            </a:graphic>
          </wp:inline>
        </w:drawing>
      </w:r>
    </w:p>
    <w:p w14:paraId="650C2D0B" w14:textId="77777777" w:rsidR="00326504" w:rsidRPr="00E076D0" w:rsidRDefault="00326504" w:rsidP="00326504">
      <w:pPr>
        <w:pStyle w:val="ListParagraph"/>
        <w:numPr>
          <w:ilvl w:val="4"/>
          <w:numId w:val="2"/>
        </w:numPr>
        <w:suppressAutoHyphens/>
        <w:spacing w:after="0" w:line="480" w:lineRule="auto"/>
      </w:pPr>
      <w:r>
        <w:lastRenderedPageBreak/>
        <w:t xml:space="preserve">In this screenshot I have created the second table for this database. The table that I created was the Orders table. In this table I took care to follow the order and specifications given in the diagram </w:t>
      </w:r>
      <w:proofErr w:type="gramStart"/>
      <w:r>
        <w:t>in regards to</w:t>
      </w:r>
      <w:proofErr w:type="gramEnd"/>
      <w:r>
        <w:t xml:space="preserve"> type of data and length of </w:t>
      </w:r>
      <w:proofErr w:type="spellStart"/>
      <w:r>
        <w:t>charecters</w:t>
      </w:r>
      <w:proofErr w:type="spellEnd"/>
      <w:r>
        <w:t xml:space="preserve"> allowed in each attribute. At the end of this screen shot it is visible that I labeled the </w:t>
      </w:r>
      <w:proofErr w:type="spellStart"/>
      <w:r>
        <w:t>OrderID</w:t>
      </w:r>
      <w:proofErr w:type="spellEnd"/>
      <w:r>
        <w:t xml:space="preserve"> as primary key and </w:t>
      </w:r>
      <w:proofErr w:type="spellStart"/>
      <w:r>
        <w:t>CustomerID</w:t>
      </w:r>
      <w:proofErr w:type="spellEnd"/>
      <w:r>
        <w:t xml:space="preserve"> as the foreign key.</w:t>
      </w:r>
    </w:p>
    <w:p w14:paraId="1F28E92C" w14:textId="77777777" w:rsidR="00326504" w:rsidRPr="00E076D0" w:rsidRDefault="00326504" w:rsidP="00326504">
      <w:pPr>
        <w:numPr>
          <w:ilvl w:val="1"/>
          <w:numId w:val="2"/>
        </w:numPr>
        <w:suppressAutoHyphens/>
        <w:spacing w:after="0" w:line="480" w:lineRule="auto"/>
      </w:pPr>
      <w:r w:rsidRPr="00E076D0">
        <w:t xml:space="preserve">A table named </w:t>
      </w:r>
      <w:proofErr w:type="spellStart"/>
      <w:r w:rsidRPr="00E076D0">
        <w:rPr>
          <w:b/>
          <w:bCs/>
        </w:rPr>
        <w:t>rma</w:t>
      </w:r>
      <w:proofErr w:type="spellEnd"/>
      <w:r w:rsidRPr="00E076D0">
        <w:t xml:space="preserve"> in the </w:t>
      </w:r>
      <w:proofErr w:type="spellStart"/>
      <w:r w:rsidRPr="00E076D0">
        <w:t>QuantigrationRMA</w:t>
      </w:r>
      <w:proofErr w:type="spellEnd"/>
      <w:r w:rsidRPr="00E076D0">
        <w:t xml:space="preserve"> database as defined on the project ERD. Provide the SQL commands you ran against MySQL to complete this successfully in your answer:</w:t>
      </w:r>
    </w:p>
    <w:p w14:paraId="7F85FF38" w14:textId="77777777" w:rsidR="00326504" w:rsidRDefault="00326504" w:rsidP="00326504">
      <w:pPr>
        <w:tabs>
          <w:tab w:val="left" w:pos="1920"/>
        </w:tabs>
        <w:suppressAutoHyphens/>
        <w:spacing w:after="0" w:line="480" w:lineRule="auto"/>
      </w:pPr>
      <w:r>
        <w:tab/>
      </w:r>
      <w:r>
        <w:rPr>
          <w:noProof/>
        </w:rPr>
        <w:drawing>
          <wp:inline distT="0" distB="0" distL="0" distR="0" wp14:anchorId="512C21C4" wp14:editId="25182AA8">
            <wp:extent cx="5943600" cy="199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99390"/>
                    </a:xfrm>
                    <a:prstGeom prst="rect">
                      <a:avLst/>
                    </a:prstGeom>
                  </pic:spPr>
                </pic:pic>
              </a:graphicData>
            </a:graphic>
          </wp:inline>
        </w:drawing>
      </w:r>
    </w:p>
    <w:p w14:paraId="529CF710" w14:textId="77777777" w:rsidR="00326504" w:rsidRDefault="00326504" w:rsidP="00326504">
      <w:pPr>
        <w:pStyle w:val="ListParagraph"/>
        <w:numPr>
          <w:ilvl w:val="2"/>
          <w:numId w:val="2"/>
        </w:numPr>
        <w:tabs>
          <w:tab w:val="left" w:pos="1920"/>
        </w:tabs>
        <w:suppressAutoHyphens/>
        <w:spacing w:after="0" w:line="480" w:lineRule="auto"/>
      </w:pPr>
      <w:r>
        <w:t xml:space="preserve">In this screenshot I created the last of the three tables laid out in the diagram provided. This table is the RMA table. I took care to follow the order provided in the diagram to make sure the data is entered in the order the client wishes. I also labeled the RMAID as the primary key and the </w:t>
      </w:r>
      <w:proofErr w:type="spellStart"/>
      <w:r>
        <w:t>OrderID</w:t>
      </w:r>
      <w:proofErr w:type="spellEnd"/>
      <w:r>
        <w:t xml:space="preserve"> as the foreign key. </w:t>
      </w:r>
    </w:p>
    <w:p w14:paraId="6ABEF40E" w14:textId="77777777" w:rsidR="00326504" w:rsidRPr="00E076D0" w:rsidRDefault="00326504" w:rsidP="00326504">
      <w:pPr>
        <w:pStyle w:val="ListParagraph"/>
        <w:numPr>
          <w:ilvl w:val="3"/>
          <w:numId w:val="2"/>
        </w:numPr>
        <w:tabs>
          <w:tab w:val="left" w:pos="1920"/>
        </w:tabs>
        <w:suppressAutoHyphens/>
        <w:spacing w:after="0" w:line="480" w:lineRule="auto"/>
      </w:pPr>
      <w:r>
        <w:t xml:space="preserve">The importance of a foreign key is that it is a piece of data that connects different </w:t>
      </w:r>
      <w:proofErr w:type="gramStart"/>
      <w:r>
        <w:t>tables</w:t>
      </w:r>
      <w:proofErr w:type="gramEnd"/>
      <w:r>
        <w:t xml:space="preserve"> and this is useful when trying to perform a join operation or any other operation or task that requires comparing different tables.</w:t>
      </w:r>
    </w:p>
    <w:p w14:paraId="3AA5B5B9" w14:textId="77777777" w:rsidR="00326504" w:rsidRDefault="00326504" w:rsidP="00326504">
      <w:pPr>
        <w:pStyle w:val="ListParagraph"/>
        <w:numPr>
          <w:ilvl w:val="0"/>
          <w:numId w:val="2"/>
        </w:numPr>
        <w:suppressAutoHyphens/>
        <w:spacing w:after="0" w:line="480" w:lineRule="auto"/>
      </w:pPr>
      <w:r w:rsidRPr="00E076D0">
        <w:t xml:space="preserve">Manually </w:t>
      </w:r>
      <w:r w:rsidRPr="00E076D0">
        <w:rPr>
          <w:b/>
          <w:bCs/>
        </w:rPr>
        <w:t>add 10 records</w:t>
      </w:r>
      <w:r w:rsidRPr="00E076D0">
        <w:t xml:space="preserve"> into the </w:t>
      </w:r>
      <w:r w:rsidRPr="00E076D0">
        <w:rPr>
          <w:b/>
          <w:bCs/>
        </w:rPr>
        <w:t>Customers table</w:t>
      </w:r>
      <w:r w:rsidRPr="00E076D0">
        <w:t xml:space="preserve">. The data can be made up for now, </w:t>
      </w:r>
      <w:proofErr w:type="gramStart"/>
      <w:r w:rsidRPr="00E076D0">
        <w:t>as you</w:t>
      </w:r>
      <w:proofErr w:type="gramEnd"/>
      <w:r w:rsidRPr="00E076D0">
        <w:t xml:space="preserve"> you’ll populate all three tables later from the provided CSV files.</w:t>
      </w:r>
    </w:p>
    <w:p w14:paraId="02393E9F" w14:textId="77777777" w:rsidR="00326504" w:rsidRPr="00E076D0" w:rsidRDefault="00326504" w:rsidP="00326504">
      <w:pPr>
        <w:pStyle w:val="ListParagraph"/>
        <w:suppressAutoHyphens/>
        <w:spacing w:after="0" w:line="480" w:lineRule="auto"/>
      </w:pPr>
    </w:p>
    <w:p w14:paraId="69240704" w14:textId="77777777" w:rsidR="00326504" w:rsidRPr="00E076D0" w:rsidRDefault="00326504" w:rsidP="00326504">
      <w:pPr>
        <w:suppressAutoHyphens/>
        <w:spacing w:after="0" w:line="480" w:lineRule="auto"/>
        <w:jc w:val="center"/>
      </w:pPr>
      <w:r>
        <w:rPr>
          <w:noProof/>
        </w:rPr>
        <w:drawing>
          <wp:inline distT="0" distB="0" distL="0" distR="0" wp14:anchorId="2B292954" wp14:editId="65233B21">
            <wp:extent cx="5943600" cy="307022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262E1992" w14:textId="77777777" w:rsidR="00326504" w:rsidRPr="00E4047B" w:rsidRDefault="00326504" w:rsidP="00326504">
      <w:pPr>
        <w:pStyle w:val="ListParagraph"/>
        <w:numPr>
          <w:ilvl w:val="1"/>
          <w:numId w:val="2"/>
        </w:numPr>
        <w:spacing w:line="480" w:lineRule="auto"/>
        <w:rPr>
          <w:color w:val="000000" w:themeColor="text1"/>
          <w:lang w:val="en"/>
        </w:rPr>
      </w:pPr>
      <w:r>
        <w:rPr>
          <w:color w:val="000000" w:themeColor="text1"/>
          <w:lang w:val="en"/>
        </w:rPr>
        <w:t xml:space="preserve">While adding the ten records into the customer table I made sure that I entered the information in the correct order. The screenshot above shows the code I used to enter the records with each one being separated by hitting enter. This makes the commands/code easier to read and is a good way to check that the order of record is correct. Once I entered the ten records with no error </w:t>
      </w:r>
      <w:proofErr w:type="gramStart"/>
      <w:r>
        <w:rPr>
          <w:color w:val="000000" w:themeColor="text1"/>
          <w:lang w:val="en"/>
        </w:rPr>
        <w:t>messages</w:t>
      </w:r>
      <w:proofErr w:type="gramEnd"/>
      <w:r>
        <w:rPr>
          <w:color w:val="000000" w:themeColor="text1"/>
          <w:lang w:val="en"/>
        </w:rPr>
        <w:t xml:space="preserve"> I utilized the select* command to print to screen the information within the table. This verifies that the information took and is in the correct order. Something I did notice was that since I started at </w:t>
      </w:r>
      <w:proofErr w:type="spellStart"/>
      <w:r>
        <w:rPr>
          <w:color w:val="000000" w:themeColor="text1"/>
          <w:lang w:val="en"/>
        </w:rPr>
        <w:t>CustomerID</w:t>
      </w:r>
      <w:proofErr w:type="spellEnd"/>
      <w:r>
        <w:rPr>
          <w:color w:val="000000" w:themeColor="text1"/>
          <w:lang w:val="en"/>
        </w:rPr>
        <w:t xml:space="preserve"> 001 the leading 0’s </w:t>
      </w:r>
      <w:proofErr w:type="gramStart"/>
      <w:r>
        <w:rPr>
          <w:color w:val="000000" w:themeColor="text1"/>
          <w:lang w:val="en"/>
        </w:rPr>
        <w:t>were</w:t>
      </w:r>
      <w:proofErr w:type="gramEnd"/>
      <w:r>
        <w:rPr>
          <w:color w:val="000000" w:themeColor="text1"/>
          <w:lang w:val="en"/>
        </w:rPr>
        <w:t xml:space="preserve"> not included in the table. I figure that this is due to a </w:t>
      </w:r>
      <w:proofErr w:type="spellStart"/>
      <w:r>
        <w:rPr>
          <w:color w:val="000000" w:themeColor="text1"/>
          <w:lang w:val="en"/>
        </w:rPr>
        <w:t>formating</w:t>
      </w:r>
      <w:proofErr w:type="spellEnd"/>
      <w:r>
        <w:rPr>
          <w:color w:val="000000" w:themeColor="text1"/>
          <w:lang w:val="en"/>
        </w:rPr>
        <w:t xml:space="preserve"> setting that can be changed prior to creating the table. Which, with the order numbers is not the most important things but one of the zip codes has a leading 0 which could cause issues with billing or shipping down the line.</w:t>
      </w:r>
      <w:r w:rsidRPr="00E4047B">
        <w:rPr>
          <w:color w:val="000000" w:themeColor="text1"/>
          <w:lang w:val="en"/>
        </w:rPr>
        <w:br w:type="page"/>
      </w:r>
    </w:p>
    <w:p w14:paraId="5197BCD8" w14:textId="77777777" w:rsidR="00326504" w:rsidRPr="00D47544" w:rsidRDefault="00326504" w:rsidP="00326504">
      <w:pPr>
        <w:pStyle w:val="ListParagraph"/>
        <w:numPr>
          <w:ilvl w:val="0"/>
          <w:numId w:val="2"/>
        </w:numPr>
        <w:suppressAutoHyphens/>
        <w:spacing w:after="0" w:line="480" w:lineRule="auto"/>
        <w:rPr>
          <w:b/>
        </w:rPr>
      </w:pPr>
      <w:r>
        <w:rPr>
          <w:color w:val="000000" w:themeColor="text1"/>
          <w:lang w:val="en"/>
        </w:rPr>
        <w:lastRenderedPageBreak/>
        <w:t xml:space="preserve">Create a view from the </w:t>
      </w:r>
      <w:r w:rsidRPr="00E076D0">
        <w:rPr>
          <w:b/>
          <w:bCs/>
          <w:color w:val="000000" w:themeColor="text1"/>
          <w:lang w:val="en"/>
        </w:rPr>
        <w:t xml:space="preserve">existing Customers table </w:t>
      </w:r>
      <w:r w:rsidRPr="00E076D0">
        <w:rPr>
          <w:color w:val="000000" w:themeColor="text1"/>
          <w:lang w:val="en"/>
        </w:rPr>
        <w:t>by using the SQL command provided below</w:t>
      </w:r>
      <w:r w:rsidRPr="00E076D0">
        <w:rPr>
          <w:b/>
          <w:bCs/>
          <w:color w:val="000000" w:themeColor="text1"/>
          <w:lang w:val="en"/>
        </w:rPr>
        <w:t xml:space="preserve"> </w:t>
      </w:r>
      <w:r w:rsidRPr="00E076D0">
        <w:rPr>
          <w:color w:val="000000" w:themeColor="text1"/>
          <w:lang w:val="en"/>
        </w:rPr>
        <w:t xml:space="preserve">to say "Collaborators." The view should show all instances of "Customer" renamed as "Collaborator." </w:t>
      </w:r>
    </w:p>
    <w:p w14:paraId="45349D42" w14:textId="77777777" w:rsidR="00326504" w:rsidRDefault="00326504" w:rsidP="00326504">
      <w:pPr>
        <w:pStyle w:val="ListParagraph"/>
        <w:suppressAutoHyphens/>
        <w:spacing w:after="0" w:line="480" w:lineRule="auto"/>
        <w:rPr>
          <w:b/>
          <w:noProof/>
        </w:rPr>
      </w:pPr>
      <w:r>
        <w:rPr>
          <w:b/>
          <w:noProof/>
        </w:rPr>
        <w:drawing>
          <wp:inline distT="0" distB="0" distL="0" distR="0" wp14:anchorId="13A042FF" wp14:editId="0636FA98">
            <wp:extent cx="5943600" cy="261112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14:paraId="0E81D14F" w14:textId="77777777" w:rsidR="00326504" w:rsidRDefault="00326504" w:rsidP="00326504">
      <w:pPr>
        <w:spacing w:line="480" w:lineRule="auto"/>
        <w:rPr>
          <w:b/>
          <w:noProof/>
        </w:rPr>
      </w:pPr>
    </w:p>
    <w:p w14:paraId="25477F7E" w14:textId="77777777" w:rsidR="00326504" w:rsidRPr="00E4047B" w:rsidRDefault="00326504" w:rsidP="00326504">
      <w:pPr>
        <w:pStyle w:val="ListParagraph"/>
        <w:numPr>
          <w:ilvl w:val="1"/>
          <w:numId w:val="2"/>
        </w:numPr>
        <w:tabs>
          <w:tab w:val="left" w:pos="1770"/>
        </w:tabs>
        <w:spacing w:line="480" w:lineRule="auto"/>
      </w:pPr>
      <w:r>
        <w:t xml:space="preserve">In this screen shot I utilized the command create view. In this instance I kept </w:t>
      </w:r>
      <w:proofErr w:type="gramStart"/>
      <w:r>
        <w:t>all of</w:t>
      </w:r>
      <w:proofErr w:type="gramEnd"/>
      <w:r>
        <w:t xml:space="preserve"> the information within the Customer table but changed the table name to Collaborator and set </w:t>
      </w:r>
      <w:proofErr w:type="spellStart"/>
      <w:r>
        <w:t>CustomerID</w:t>
      </w:r>
      <w:proofErr w:type="spellEnd"/>
      <w:r>
        <w:t xml:space="preserve"> to </w:t>
      </w:r>
      <w:proofErr w:type="spellStart"/>
      <w:r>
        <w:t>CollaboratorID</w:t>
      </w:r>
      <w:proofErr w:type="spellEnd"/>
      <w:r>
        <w:t xml:space="preserve">. Other than </w:t>
      </w:r>
      <w:proofErr w:type="gramStart"/>
      <w:r>
        <w:t>that</w:t>
      </w:r>
      <w:proofErr w:type="gramEnd"/>
      <w:r>
        <w:t xml:space="preserve"> I set the view up to take all of the other information from Customers and in the same order. I then used the select* function to print to screen the collaborator view with a limit of 5. The limit of 5 limits the print to screen to the first 5 in the table. </w:t>
      </w:r>
    </w:p>
    <w:p w14:paraId="5B9857F5" w14:textId="77777777" w:rsidR="00326504" w:rsidRDefault="00326504" w:rsidP="00326504">
      <w:pPr>
        <w:pStyle w:val="List"/>
      </w:pPr>
      <w:r>
        <w:lastRenderedPageBreak/>
        <w:t xml:space="preserve">Import </w:t>
      </w:r>
      <w:r>
        <w:rPr>
          <w:b w:val="0"/>
        </w:rPr>
        <w:t>the</w:t>
      </w:r>
      <w:r>
        <w:t xml:space="preserve"> data </w:t>
      </w:r>
      <w:r>
        <w:rPr>
          <w:b w:val="0"/>
        </w:rPr>
        <w:t>from each file</w:t>
      </w:r>
      <w:r>
        <w:t xml:space="preserve"> into tables. </w:t>
      </w:r>
      <w:r>
        <w:rPr>
          <w:noProof/>
        </w:rPr>
        <w:drawing>
          <wp:inline distT="0" distB="0" distL="0" distR="0" wp14:anchorId="40C0D46A" wp14:editId="40A1D028">
            <wp:extent cx="5943600" cy="2316480"/>
            <wp:effectExtent l="0" t="0" r="0" b="7620"/>
            <wp:docPr id="332314157" name="Picture 332314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7E73483D" w14:textId="77777777" w:rsidR="00326504" w:rsidRPr="00DA4957" w:rsidRDefault="00326504" w:rsidP="00326504">
      <w:pPr>
        <w:pStyle w:val="List2"/>
      </w:pPr>
      <w:r>
        <w:t xml:space="preserve">In the above screenshot shows that that I utilized the load data </w:t>
      </w:r>
      <w:proofErr w:type="spellStart"/>
      <w:r>
        <w:t>infile</w:t>
      </w:r>
      <w:proofErr w:type="spellEnd"/>
      <w:r>
        <w:t xml:space="preserve"> command to load the files into the appropriate tables. I made sure I specified the correct tables. I also stated how the lines and fields were terminated even though it was a CSV file as the system still needs to be told the format of the file. I also used the command show tables to make sure that I identified the tables properly. It is not shown in this screenshot but prior to this step I changed the database to </w:t>
      </w:r>
      <w:proofErr w:type="spellStart"/>
      <w:r>
        <w:t>QuantigrationRMA</w:t>
      </w:r>
      <w:proofErr w:type="spellEnd"/>
      <w:r>
        <w:t>.</w:t>
      </w:r>
    </w:p>
    <w:p w14:paraId="27A73E21" w14:textId="77777777" w:rsidR="00326504" w:rsidRDefault="00326504" w:rsidP="00326504">
      <w:pPr>
        <w:pStyle w:val="List"/>
      </w:pPr>
      <w:r>
        <w:t xml:space="preserve">Write basic queries </w:t>
      </w:r>
      <w:r>
        <w:rPr>
          <w:b w:val="0"/>
        </w:rPr>
        <w:t>against imported tables to organize and analyze targeted data</w:t>
      </w:r>
      <w:r>
        <w:t xml:space="preserve">. </w:t>
      </w:r>
    </w:p>
    <w:p w14:paraId="5607361A" w14:textId="77777777" w:rsidR="00326504" w:rsidRDefault="00326504" w:rsidP="00326504">
      <w:pPr>
        <w:pStyle w:val="List"/>
        <w:numPr>
          <w:ilvl w:val="0"/>
          <w:numId w:val="0"/>
        </w:numPr>
        <w:ind w:left="360"/>
        <w:rPr>
          <w:noProof/>
        </w:rPr>
      </w:pPr>
      <w:r>
        <w:rPr>
          <w:noProof/>
        </w:rPr>
        <w:drawing>
          <wp:inline distT="0" distB="0" distL="0" distR="0" wp14:anchorId="1ABB6CB8" wp14:editId="23468EAF">
            <wp:extent cx="5943600" cy="633730"/>
            <wp:effectExtent l="0" t="0" r="0" b="0"/>
            <wp:docPr id="1249157625" name="Picture 124915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633730"/>
                    </a:xfrm>
                    <a:prstGeom prst="rect">
                      <a:avLst/>
                    </a:prstGeom>
                  </pic:spPr>
                </pic:pic>
              </a:graphicData>
            </a:graphic>
          </wp:inline>
        </w:drawing>
      </w:r>
    </w:p>
    <w:p w14:paraId="6DB37389" w14:textId="77777777" w:rsidR="00326504" w:rsidRPr="005C369A" w:rsidRDefault="00326504" w:rsidP="00326504">
      <w:r>
        <w:tab/>
        <w:t xml:space="preserve">a. In the above screenshot I utilized a select count command and an inner join to count the number of customers from Framingham, Massachusetts. At the end of this </w:t>
      </w:r>
      <w:proofErr w:type="gramStart"/>
      <w:r>
        <w:t>command</w:t>
      </w:r>
      <w:proofErr w:type="gramEnd"/>
      <w:r>
        <w:t xml:space="preserve"> I had to identify the city and state separately and state that the state and city was being drawn from the customer table.</w:t>
      </w:r>
    </w:p>
    <w:p w14:paraId="186444C9" w14:textId="77777777" w:rsidR="00326504" w:rsidRDefault="00326504" w:rsidP="00326504">
      <w:pPr>
        <w:pStyle w:val="List"/>
        <w:numPr>
          <w:ilvl w:val="0"/>
          <w:numId w:val="0"/>
        </w:numPr>
        <w:ind w:left="720"/>
      </w:pPr>
      <w:r>
        <w:rPr>
          <w:noProof/>
        </w:rPr>
        <w:lastRenderedPageBreak/>
        <w:drawing>
          <wp:inline distT="0" distB="0" distL="0" distR="0" wp14:anchorId="64DCA01F" wp14:editId="7EF7A936">
            <wp:extent cx="5943600" cy="1006475"/>
            <wp:effectExtent l="0" t="0" r="0" b="3175"/>
            <wp:docPr id="1143654714" name="Picture 11436547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r>
        <w:rPr>
          <w:noProof/>
        </w:rPr>
        <w:drawing>
          <wp:inline distT="0" distB="0" distL="0" distR="0" wp14:anchorId="7E2388A8" wp14:editId="343E819A">
            <wp:extent cx="5943600" cy="1743710"/>
            <wp:effectExtent l="0" t="0" r="0" b="8890"/>
            <wp:docPr id="234873698" name="Picture 2348736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3710"/>
                    </a:xfrm>
                    <a:prstGeom prst="rect">
                      <a:avLst/>
                    </a:prstGeom>
                  </pic:spPr>
                </pic:pic>
              </a:graphicData>
            </a:graphic>
          </wp:inline>
        </w:drawing>
      </w:r>
      <w:r>
        <w:rPr>
          <w:noProof/>
        </w:rPr>
        <w:drawing>
          <wp:inline distT="0" distB="0" distL="0" distR="0" wp14:anchorId="5CFED26D" wp14:editId="36DB8580">
            <wp:extent cx="37909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790950" cy="447675"/>
                    </a:xfrm>
                    <a:prstGeom prst="rect">
                      <a:avLst/>
                    </a:prstGeom>
                  </pic:spPr>
                </pic:pic>
              </a:graphicData>
            </a:graphic>
          </wp:inline>
        </w:drawing>
      </w:r>
    </w:p>
    <w:p w14:paraId="59AF89CA" w14:textId="77777777" w:rsidR="00326504" w:rsidRDefault="00326504" w:rsidP="00326504">
      <w:pPr>
        <w:pStyle w:val="List2"/>
      </w:pPr>
    </w:p>
    <w:p w14:paraId="3E46021E" w14:textId="77777777" w:rsidR="00326504" w:rsidRDefault="00326504" w:rsidP="00326504">
      <w:pPr>
        <w:spacing w:line="240" w:lineRule="auto"/>
        <w:jc w:val="center"/>
        <w:rPr>
          <w:rFonts w:ascii="Calibri" w:eastAsia="Calibri" w:hAnsi="Calibri" w:cs="Calibri"/>
        </w:rPr>
      </w:pPr>
    </w:p>
    <w:p w14:paraId="1ECC1CC8" w14:textId="77777777" w:rsidR="00326504" w:rsidRDefault="00326504" w:rsidP="00326504">
      <w:pPr>
        <w:pStyle w:val="List2"/>
      </w:pPr>
      <w:r>
        <w:t xml:space="preserve">Write an SQL query to select </w:t>
      </w:r>
      <w:proofErr w:type="gramStart"/>
      <w:r>
        <w:t>all of</w:t>
      </w:r>
      <w:proofErr w:type="gramEnd"/>
      <w:r>
        <w:t xml:space="preserve"> the customers located in the state of Massachusetts.</w:t>
      </w:r>
    </w:p>
    <w:p w14:paraId="1778DD01" w14:textId="77777777" w:rsidR="00326504" w:rsidRDefault="00326504" w:rsidP="00326504">
      <w:pPr>
        <w:pStyle w:val="List"/>
        <w:numPr>
          <w:ilvl w:val="0"/>
          <w:numId w:val="0"/>
        </w:numPr>
        <w:ind w:left="720"/>
      </w:pPr>
      <w:r>
        <w:rPr>
          <w:noProof/>
        </w:rPr>
        <w:drawing>
          <wp:inline distT="0" distB="0" distL="0" distR="0" wp14:anchorId="1E9D5A8A" wp14:editId="15A72E36">
            <wp:extent cx="5943600" cy="11385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8555"/>
                    </a:xfrm>
                    <a:prstGeom prst="rect">
                      <a:avLst/>
                    </a:prstGeom>
                  </pic:spPr>
                </pic:pic>
              </a:graphicData>
            </a:graphic>
          </wp:inline>
        </w:drawing>
      </w:r>
    </w:p>
    <w:p w14:paraId="12C3399F" w14:textId="77777777" w:rsidR="00326504" w:rsidRDefault="00326504" w:rsidP="00326504">
      <w:pPr>
        <w:pStyle w:val="List"/>
        <w:numPr>
          <w:ilvl w:val="0"/>
          <w:numId w:val="4"/>
        </w:numPr>
      </w:pPr>
      <w:r>
        <w:t xml:space="preserve">In the above screenshot I chose not to perform </w:t>
      </w:r>
      <w:proofErr w:type="spellStart"/>
      <w:proofErr w:type="gramStart"/>
      <w:r>
        <w:t>a</w:t>
      </w:r>
      <w:proofErr w:type="spellEnd"/>
      <w:proofErr w:type="gramEnd"/>
      <w:r>
        <w:t xml:space="preserve"> inner join operation as I felt it was unneeded to obtain the correct answer. I used a select count command, Identified the specific attribute and which table to get it from. I then set the attribute of </w:t>
      </w:r>
      <w:proofErr w:type="gramStart"/>
      <w:r>
        <w:t>state</w:t>
      </w:r>
      <w:proofErr w:type="gramEnd"/>
      <w:r>
        <w:t xml:space="preserve"> to Massachusetts. There </w:t>
      </w:r>
      <w:proofErr w:type="gramStart"/>
      <w:r>
        <w:t>were</w:t>
      </w:r>
      <w:proofErr w:type="gramEnd"/>
      <w:r>
        <w:t xml:space="preserve"> a total of 982 records returned.</w:t>
      </w:r>
    </w:p>
    <w:p w14:paraId="66863C76" w14:textId="77777777" w:rsidR="00326504" w:rsidRDefault="00326504" w:rsidP="00326504">
      <w:pPr>
        <w:pStyle w:val="List"/>
        <w:numPr>
          <w:ilvl w:val="0"/>
          <w:numId w:val="0"/>
        </w:numPr>
        <w:ind w:left="720"/>
      </w:pPr>
    </w:p>
    <w:p w14:paraId="46CA6172" w14:textId="77777777" w:rsidR="00326504" w:rsidRDefault="00326504" w:rsidP="00326504">
      <w:pPr>
        <w:pStyle w:val="List"/>
        <w:numPr>
          <w:ilvl w:val="0"/>
          <w:numId w:val="0"/>
        </w:numPr>
        <w:ind w:left="720"/>
      </w:pPr>
      <w:r>
        <w:rPr>
          <w:noProof/>
        </w:rPr>
        <w:drawing>
          <wp:inline distT="0" distB="0" distL="0" distR="0" wp14:anchorId="49A48B6F" wp14:editId="4885F58B">
            <wp:extent cx="5943600" cy="15055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5D091F70" w14:textId="77777777" w:rsidR="00326504" w:rsidRDefault="00326504" w:rsidP="00326504">
      <w:pPr>
        <w:pStyle w:val="List"/>
        <w:numPr>
          <w:ilvl w:val="0"/>
          <w:numId w:val="5"/>
        </w:numPr>
      </w:pPr>
      <w:r>
        <w:t xml:space="preserve">In the above screenshot I utilized the command </w:t>
      </w:r>
      <w:proofErr w:type="spellStart"/>
      <w:r>
        <w:t>concat</w:t>
      </w:r>
      <w:proofErr w:type="spellEnd"/>
      <w:r>
        <w:t xml:space="preserve"> and identified I wanted the first and last name separated by a space. I then stated the table and </w:t>
      </w:r>
      <w:proofErr w:type="gramStart"/>
      <w:r>
        <w:t>attribute</w:t>
      </w:r>
      <w:proofErr w:type="gramEnd"/>
      <w:r>
        <w:t xml:space="preserve"> I wanted to be identified for the list. The list is comprised of all the first and last names of every customer </w:t>
      </w:r>
      <w:r>
        <w:lastRenderedPageBreak/>
        <w:t xml:space="preserve">with Massachusetts as the state </w:t>
      </w:r>
      <w:proofErr w:type="gramStart"/>
      <w:r>
        <w:t>in</w:t>
      </w:r>
      <w:proofErr w:type="gramEnd"/>
      <w:r>
        <w:t xml:space="preserve"> their address. This query resulted in the 982 records printed in the table.</w:t>
      </w:r>
    </w:p>
    <w:p w14:paraId="42080166" w14:textId="77777777" w:rsidR="00326504" w:rsidRDefault="00326504" w:rsidP="00326504">
      <w:pPr>
        <w:spacing w:line="240" w:lineRule="auto"/>
        <w:jc w:val="center"/>
        <w:rPr>
          <w:rFonts w:ascii="Calibri" w:eastAsia="Calibri" w:hAnsi="Calibri" w:cs="Calibri"/>
        </w:rPr>
      </w:pPr>
    </w:p>
    <w:p w14:paraId="482A8D9B" w14:textId="77777777" w:rsidR="00326504" w:rsidRDefault="00326504" w:rsidP="00326504">
      <w:pPr>
        <w:pStyle w:val="List2"/>
      </w:pPr>
      <w:r>
        <w:t>Write an SQL query to insert four new records into the Orders and Customers tables using the following data:</w:t>
      </w:r>
    </w:p>
    <w:p w14:paraId="23874E33" w14:textId="77777777" w:rsidR="00326504" w:rsidRDefault="00326504" w:rsidP="00326504">
      <w:pPr>
        <w:rPr>
          <w:rFonts w:ascii="Calibri" w:eastAsia="Calibri" w:hAnsi="Calibri" w:cs="Calibri"/>
        </w:rPr>
      </w:pPr>
    </w:p>
    <w:p w14:paraId="18CFBAAB" w14:textId="77777777" w:rsidR="00326504" w:rsidRDefault="00326504" w:rsidP="00326504">
      <w:pPr>
        <w:pStyle w:val="List3"/>
      </w:pPr>
      <w:r>
        <w:t>Customers Table</w:t>
      </w:r>
    </w:p>
    <w:p w14:paraId="7438F82D" w14:textId="77777777" w:rsidR="00326504" w:rsidRDefault="00326504" w:rsidP="00326504">
      <w:pPr>
        <w:rPr>
          <w:rFonts w:ascii="Calibri" w:eastAsia="Calibri" w:hAnsi="Calibri" w:cs="Calibr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345"/>
        <w:gridCol w:w="1170"/>
        <w:gridCol w:w="1170"/>
        <w:gridCol w:w="2120"/>
        <w:gridCol w:w="1300"/>
        <w:gridCol w:w="900"/>
        <w:gridCol w:w="990"/>
        <w:gridCol w:w="1490"/>
      </w:tblGrid>
      <w:tr w:rsidR="00326504" w14:paraId="2A99B822" w14:textId="77777777" w:rsidTr="0042138F">
        <w:trPr>
          <w:tblHeader/>
        </w:trPr>
        <w:tc>
          <w:tcPr>
            <w:tcW w:w="1345" w:type="dxa"/>
            <w:shd w:val="clear" w:color="auto" w:fill="auto"/>
            <w:tcMar>
              <w:top w:w="100" w:type="dxa"/>
              <w:left w:w="100" w:type="dxa"/>
              <w:bottom w:w="100" w:type="dxa"/>
              <w:right w:w="100" w:type="dxa"/>
            </w:tcMar>
          </w:tcPr>
          <w:p w14:paraId="4895D02E" w14:textId="77777777" w:rsidR="00326504" w:rsidRDefault="00326504" w:rsidP="0042138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170" w:type="dxa"/>
            <w:shd w:val="clear" w:color="auto" w:fill="auto"/>
            <w:tcMar>
              <w:top w:w="100" w:type="dxa"/>
              <w:left w:w="100" w:type="dxa"/>
              <w:bottom w:w="100" w:type="dxa"/>
              <w:right w:w="100" w:type="dxa"/>
            </w:tcMar>
          </w:tcPr>
          <w:p w14:paraId="36605C0A"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FirstName</w:t>
            </w:r>
          </w:p>
        </w:tc>
        <w:tc>
          <w:tcPr>
            <w:tcW w:w="1170" w:type="dxa"/>
            <w:shd w:val="clear" w:color="auto" w:fill="auto"/>
            <w:tcMar>
              <w:top w:w="100" w:type="dxa"/>
              <w:left w:w="100" w:type="dxa"/>
              <w:bottom w:w="100" w:type="dxa"/>
              <w:right w:w="100" w:type="dxa"/>
            </w:tcMar>
          </w:tcPr>
          <w:p w14:paraId="29B7B19E"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Lastname</w:t>
            </w:r>
          </w:p>
        </w:tc>
        <w:tc>
          <w:tcPr>
            <w:tcW w:w="2120" w:type="dxa"/>
            <w:shd w:val="clear" w:color="auto" w:fill="auto"/>
            <w:tcMar>
              <w:top w:w="100" w:type="dxa"/>
              <w:left w:w="100" w:type="dxa"/>
              <w:bottom w:w="100" w:type="dxa"/>
              <w:right w:w="100" w:type="dxa"/>
            </w:tcMar>
          </w:tcPr>
          <w:p w14:paraId="0725C6E7" w14:textId="77777777" w:rsidR="00326504" w:rsidRDefault="00326504" w:rsidP="0042138F">
            <w:pPr>
              <w:widowControl w:val="0"/>
              <w:spacing w:line="240" w:lineRule="auto"/>
              <w:rPr>
                <w:rFonts w:ascii="Calibri" w:eastAsia="Calibri" w:hAnsi="Calibri" w:cs="Calibri"/>
                <w:b/>
              </w:rPr>
            </w:pPr>
            <w:proofErr w:type="spellStart"/>
            <w:r>
              <w:rPr>
                <w:rFonts w:ascii="Calibri" w:eastAsia="Calibri" w:hAnsi="Calibri" w:cs="Calibri"/>
                <w:b/>
              </w:rPr>
              <w:t>StreetAddress</w:t>
            </w:r>
            <w:proofErr w:type="spellEnd"/>
          </w:p>
        </w:tc>
        <w:tc>
          <w:tcPr>
            <w:tcW w:w="1300" w:type="dxa"/>
            <w:shd w:val="clear" w:color="auto" w:fill="auto"/>
            <w:tcMar>
              <w:top w:w="100" w:type="dxa"/>
              <w:left w:w="100" w:type="dxa"/>
              <w:bottom w:w="100" w:type="dxa"/>
              <w:right w:w="100" w:type="dxa"/>
            </w:tcMar>
          </w:tcPr>
          <w:p w14:paraId="4F4C50DA"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City</w:t>
            </w:r>
          </w:p>
        </w:tc>
        <w:tc>
          <w:tcPr>
            <w:tcW w:w="900" w:type="dxa"/>
            <w:shd w:val="clear" w:color="auto" w:fill="auto"/>
            <w:tcMar>
              <w:top w:w="100" w:type="dxa"/>
              <w:left w:w="100" w:type="dxa"/>
              <w:bottom w:w="100" w:type="dxa"/>
              <w:right w:w="100" w:type="dxa"/>
            </w:tcMar>
          </w:tcPr>
          <w:p w14:paraId="3DC6993B"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State</w:t>
            </w:r>
          </w:p>
        </w:tc>
        <w:tc>
          <w:tcPr>
            <w:tcW w:w="990" w:type="dxa"/>
            <w:shd w:val="clear" w:color="auto" w:fill="auto"/>
            <w:tcMar>
              <w:top w:w="100" w:type="dxa"/>
              <w:left w:w="100" w:type="dxa"/>
              <w:bottom w:w="100" w:type="dxa"/>
              <w:right w:w="100" w:type="dxa"/>
            </w:tcMar>
          </w:tcPr>
          <w:p w14:paraId="06F144B4" w14:textId="77777777" w:rsidR="00326504" w:rsidRDefault="00326504" w:rsidP="0042138F">
            <w:pPr>
              <w:widowControl w:val="0"/>
              <w:spacing w:line="240" w:lineRule="auto"/>
              <w:rPr>
                <w:rFonts w:ascii="Calibri" w:eastAsia="Calibri" w:hAnsi="Calibri" w:cs="Calibri"/>
                <w:b/>
              </w:rPr>
            </w:pPr>
            <w:proofErr w:type="spellStart"/>
            <w:r>
              <w:rPr>
                <w:rFonts w:ascii="Calibri" w:eastAsia="Calibri" w:hAnsi="Calibri" w:cs="Calibri"/>
                <w:b/>
              </w:rPr>
              <w:t>ZipCode</w:t>
            </w:r>
            <w:proofErr w:type="spellEnd"/>
          </w:p>
        </w:tc>
        <w:tc>
          <w:tcPr>
            <w:tcW w:w="1490" w:type="dxa"/>
            <w:shd w:val="clear" w:color="auto" w:fill="auto"/>
            <w:tcMar>
              <w:top w:w="100" w:type="dxa"/>
              <w:left w:w="100" w:type="dxa"/>
              <w:bottom w:w="100" w:type="dxa"/>
              <w:right w:w="100" w:type="dxa"/>
            </w:tcMar>
          </w:tcPr>
          <w:p w14:paraId="70E55FD1"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Telephone</w:t>
            </w:r>
          </w:p>
        </w:tc>
      </w:tr>
      <w:tr w:rsidR="00326504" w14:paraId="76ABE1CD" w14:textId="77777777" w:rsidTr="0042138F">
        <w:tc>
          <w:tcPr>
            <w:tcW w:w="1345" w:type="dxa"/>
            <w:shd w:val="clear" w:color="auto" w:fill="auto"/>
            <w:tcMar>
              <w:top w:w="100" w:type="dxa"/>
              <w:left w:w="100" w:type="dxa"/>
              <w:bottom w:w="100" w:type="dxa"/>
              <w:right w:w="100" w:type="dxa"/>
            </w:tcMar>
          </w:tcPr>
          <w:p w14:paraId="6639B6B5"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100004</w:t>
            </w:r>
          </w:p>
        </w:tc>
        <w:tc>
          <w:tcPr>
            <w:tcW w:w="1170" w:type="dxa"/>
            <w:shd w:val="clear" w:color="auto" w:fill="auto"/>
            <w:tcMar>
              <w:top w:w="100" w:type="dxa"/>
              <w:left w:w="100" w:type="dxa"/>
              <w:bottom w:w="100" w:type="dxa"/>
              <w:right w:w="100" w:type="dxa"/>
            </w:tcMar>
          </w:tcPr>
          <w:p w14:paraId="4F232D19"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Luke</w:t>
            </w:r>
          </w:p>
        </w:tc>
        <w:tc>
          <w:tcPr>
            <w:tcW w:w="1170" w:type="dxa"/>
            <w:shd w:val="clear" w:color="auto" w:fill="auto"/>
            <w:tcMar>
              <w:top w:w="100" w:type="dxa"/>
              <w:left w:w="100" w:type="dxa"/>
              <w:bottom w:w="100" w:type="dxa"/>
              <w:right w:w="100" w:type="dxa"/>
            </w:tcMar>
          </w:tcPr>
          <w:p w14:paraId="1385EEC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Skywalker</w:t>
            </w:r>
          </w:p>
        </w:tc>
        <w:tc>
          <w:tcPr>
            <w:tcW w:w="2120" w:type="dxa"/>
            <w:shd w:val="clear" w:color="auto" w:fill="auto"/>
            <w:tcMar>
              <w:top w:w="100" w:type="dxa"/>
              <w:left w:w="100" w:type="dxa"/>
              <w:bottom w:w="100" w:type="dxa"/>
              <w:right w:w="100" w:type="dxa"/>
            </w:tcMar>
          </w:tcPr>
          <w:p w14:paraId="142601D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17 Maiden Lane</w:t>
            </w:r>
          </w:p>
        </w:tc>
        <w:tc>
          <w:tcPr>
            <w:tcW w:w="1300" w:type="dxa"/>
            <w:shd w:val="clear" w:color="auto" w:fill="auto"/>
            <w:tcMar>
              <w:top w:w="100" w:type="dxa"/>
              <w:left w:w="100" w:type="dxa"/>
              <w:bottom w:w="100" w:type="dxa"/>
              <w:right w:w="100" w:type="dxa"/>
            </w:tcMar>
          </w:tcPr>
          <w:p w14:paraId="11215BC4"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New York</w:t>
            </w:r>
          </w:p>
        </w:tc>
        <w:tc>
          <w:tcPr>
            <w:tcW w:w="900" w:type="dxa"/>
            <w:shd w:val="clear" w:color="auto" w:fill="auto"/>
            <w:tcMar>
              <w:top w:w="100" w:type="dxa"/>
              <w:left w:w="100" w:type="dxa"/>
              <w:bottom w:w="100" w:type="dxa"/>
              <w:right w:w="100" w:type="dxa"/>
            </w:tcMar>
          </w:tcPr>
          <w:p w14:paraId="47CA2CB1"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NY</w:t>
            </w:r>
          </w:p>
        </w:tc>
        <w:tc>
          <w:tcPr>
            <w:tcW w:w="990" w:type="dxa"/>
            <w:shd w:val="clear" w:color="auto" w:fill="auto"/>
            <w:tcMar>
              <w:top w:w="100" w:type="dxa"/>
              <w:left w:w="100" w:type="dxa"/>
              <w:bottom w:w="100" w:type="dxa"/>
              <w:right w:w="100" w:type="dxa"/>
            </w:tcMar>
          </w:tcPr>
          <w:p w14:paraId="32216ED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10222</w:t>
            </w:r>
          </w:p>
        </w:tc>
        <w:tc>
          <w:tcPr>
            <w:tcW w:w="1490" w:type="dxa"/>
            <w:shd w:val="clear" w:color="auto" w:fill="auto"/>
            <w:tcMar>
              <w:top w:w="100" w:type="dxa"/>
              <w:left w:w="100" w:type="dxa"/>
              <w:bottom w:w="100" w:type="dxa"/>
              <w:right w:w="100" w:type="dxa"/>
            </w:tcMar>
          </w:tcPr>
          <w:p w14:paraId="47A7426B"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212-555-1234</w:t>
            </w:r>
          </w:p>
        </w:tc>
      </w:tr>
      <w:tr w:rsidR="00326504" w14:paraId="402F3D9C" w14:textId="77777777" w:rsidTr="0042138F">
        <w:tc>
          <w:tcPr>
            <w:tcW w:w="1345" w:type="dxa"/>
            <w:shd w:val="clear" w:color="auto" w:fill="auto"/>
            <w:tcMar>
              <w:top w:w="100" w:type="dxa"/>
              <w:left w:w="100" w:type="dxa"/>
              <w:bottom w:w="100" w:type="dxa"/>
              <w:right w:w="100" w:type="dxa"/>
            </w:tcMar>
          </w:tcPr>
          <w:p w14:paraId="3B027AF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100005</w:t>
            </w:r>
          </w:p>
        </w:tc>
        <w:tc>
          <w:tcPr>
            <w:tcW w:w="1170" w:type="dxa"/>
            <w:shd w:val="clear" w:color="auto" w:fill="auto"/>
            <w:tcMar>
              <w:top w:w="100" w:type="dxa"/>
              <w:left w:w="100" w:type="dxa"/>
              <w:bottom w:w="100" w:type="dxa"/>
              <w:right w:w="100" w:type="dxa"/>
            </w:tcMar>
          </w:tcPr>
          <w:p w14:paraId="6935567C"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Winston</w:t>
            </w:r>
          </w:p>
        </w:tc>
        <w:tc>
          <w:tcPr>
            <w:tcW w:w="1170" w:type="dxa"/>
            <w:shd w:val="clear" w:color="auto" w:fill="auto"/>
            <w:tcMar>
              <w:top w:w="100" w:type="dxa"/>
              <w:left w:w="100" w:type="dxa"/>
              <w:bottom w:w="100" w:type="dxa"/>
              <w:right w:w="100" w:type="dxa"/>
            </w:tcMar>
          </w:tcPr>
          <w:p w14:paraId="3E43C8A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Smith</w:t>
            </w:r>
          </w:p>
        </w:tc>
        <w:tc>
          <w:tcPr>
            <w:tcW w:w="2120" w:type="dxa"/>
            <w:shd w:val="clear" w:color="auto" w:fill="auto"/>
            <w:tcMar>
              <w:top w:w="100" w:type="dxa"/>
              <w:left w:w="100" w:type="dxa"/>
              <w:bottom w:w="100" w:type="dxa"/>
              <w:right w:w="100" w:type="dxa"/>
            </w:tcMar>
          </w:tcPr>
          <w:p w14:paraId="4976C228"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128 Sycamore Street</w:t>
            </w:r>
          </w:p>
        </w:tc>
        <w:tc>
          <w:tcPr>
            <w:tcW w:w="1300" w:type="dxa"/>
            <w:shd w:val="clear" w:color="auto" w:fill="auto"/>
            <w:tcMar>
              <w:top w:w="100" w:type="dxa"/>
              <w:left w:w="100" w:type="dxa"/>
              <w:bottom w:w="100" w:type="dxa"/>
              <w:right w:w="100" w:type="dxa"/>
            </w:tcMar>
          </w:tcPr>
          <w:p w14:paraId="6C03578A"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Greensboro</w:t>
            </w:r>
          </w:p>
        </w:tc>
        <w:tc>
          <w:tcPr>
            <w:tcW w:w="900" w:type="dxa"/>
            <w:shd w:val="clear" w:color="auto" w:fill="auto"/>
            <w:tcMar>
              <w:top w:w="100" w:type="dxa"/>
              <w:left w:w="100" w:type="dxa"/>
              <w:bottom w:w="100" w:type="dxa"/>
              <w:right w:w="100" w:type="dxa"/>
            </w:tcMar>
          </w:tcPr>
          <w:p w14:paraId="57422F42"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NC</w:t>
            </w:r>
          </w:p>
        </w:tc>
        <w:tc>
          <w:tcPr>
            <w:tcW w:w="990" w:type="dxa"/>
            <w:shd w:val="clear" w:color="auto" w:fill="auto"/>
            <w:tcMar>
              <w:top w:w="100" w:type="dxa"/>
              <w:left w:w="100" w:type="dxa"/>
              <w:bottom w:w="100" w:type="dxa"/>
              <w:right w:w="100" w:type="dxa"/>
            </w:tcMar>
          </w:tcPr>
          <w:p w14:paraId="211BE6F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27401</w:t>
            </w:r>
          </w:p>
        </w:tc>
        <w:tc>
          <w:tcPr>
            <w:tcW w:w="1490" w:type="dxa"/>
            <w:shd w:val="clear" w:color="auto" w:fill="auto"/>
            <w:tcMar>
              <w:top w:w="100" w:type="dxa"/>
              <w:left w:w="100" w:type="dxa"/>
              <w:bottom w:w="100" w:type="dxa"/>
              <w:right w:w="100" w:type="dxa"/>
            </w:tcMar>
          </w:tcPr>
          <w:p w14:paraId="46798D51"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919-555-6623</w:t>
            </w:r>
          </w:p>
        </w:tc>
      </w:tr>
      <w:tr w:rsidR="00326504" w14:paraId="6E893AC5" w14:textId="77777777" w:rsidTr="0042138F">
        <w:tc>
          <w:tcPr>
            <w:tcW w:w="1345" w:type="dxa"/>
            <w:shd w:val="clear" w:color="auto" w:fill="auto"/>
            <w:tcMar>
              <w:top w:w="100" w:type="dxa"/>
              <w:left w:w="100" w:type="dxa"/>
              <w:bottom w:w="100" w:type="dxa"/>
              <w:right w:w="100" w:type="dxa"/>
            </w:tcMar>
          </w:tcPr>
          <w:p w14:paraId="6F5B53B3"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100006</w:t>
            </w:r>
          </w:p>
        </w:tc>
        <w:tc>
          <w:tcPr>
            <w:tcW w:w="1170" w:type="dxa"/>
            <w:shd w:val="clear" w:color="auto" w:fill="auto"/>
            <w:tcMar>
              <w:top w:w="100" w:type="dxa"/>
              <w:left w:w="100" w:type="dxa"/>
              <w:bottom w:w="100" w:type="dxa"/>
              <w:right w:w="100" w:type="dxa"/>
            </w:tcMar>
          </w:tcPr>
          <w:p w14:paraId="1DA6E58D"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MaryAnne</w:t>
            </w:r>
          </w:p>
        </w:tc>
        <w:tc>
          <w:tcPr>
            <w:tcW w:w="1170" w:type="dxa"/>
            <w:shd w:val="clear" w:color="auto" w:fill="auto"/>
            <w:tcMar>
              <w:top w:w="100" w:type="dxa"/>
              <w:left w:w="100" w:type="dxa"/>
              <w:bottom w:w="100" w:type="dxa"/>
              <w:right w:w="100" w:type="dxa"/>
            </w:tcMar>
          </w:tcPr>
          <w:p w14:paraId="26C11EE0"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Jenkins</w:t>
            </w:r>
          </w:p>
        </w:tc>
        <w:tc>
          <w:tcPr>
            <w:tcW w:w="2120" w:type="dxa"/>
            <w:shd w:val="clear" w:color="auto" w:fill="auto"/>
            <w:tcMar>
              <w:top w:w="100" w:type="dxa"/>
              <w:left w:w="100" w:type="dxa"/>
              <w:bottom w:w="100" w:type="dxa"/>
              <w:right w:w="100" w:type="dxa"/>
            </w:tcMar>
          </w:tcPr>
          <w:p w14:paraId="59CA4A3F" w14:textId="77777777" w:rsidR="00326504" w:rsidRDefault="00326504" w:rsidP="0042138F">
            <w:pPr>
              <w:widowControl w:val="0"/>
              <w:spacing w:line="240" w:lineRule="auto"/>
              <w:rPr>
                <w:rFonts w:ascii="Calibri" w:eastAsia="Calibri" w:hAnsi="Calibri" w:cs="Calibri"/>
              </w:rPr>
            </w:pPr>
            <w:r w:rsidRPr="09C79725">
              <w:rPr>
                <w:rFonts w:ascii="Calibri" w:eastAsia="Calibri" w:hAnsi="Calibri" w:cs="Calibri"/>
              </w:rPr>
              <w:t>2 Coconut Way</w:t>
            </w:r>
          </w:p>
        </w:tc>
        <w:tc>
          <w:tcPr>
            <w:tcW w:w="1300" w:type="dxa"/>
            <w:shd w:val="clear" w:color="auto" w:fill="auto"/>
            <w:tcMar>
              <w:top w:w="100" w:type="dxa"/>
              <w:left w:w="100" w:type="dxa"/>
              <w:bottom w:w="100" w:type="dxa"/>
              <w:right w:w="100" w:type="dxa"/>
            </w:tcMar>
          </w:tcPr>
          <w:p w14:paraId="408F28AE"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Jupiter</w:t>
            </w:r>
          </w:p>
        </w:tc>
        <w:tc>
          <w:tcPr>
            <w:tcW w:w="900" w:type="dxa"/>
            <w:shd w:val="clear" w:color="auto" w:fill="auto"/>
            <w:tcMar>
              <w:top w:w="100" w:type="dxa"/>
              <w:left w:w="100" w:type="dxa"/>
              <w:bottom w:w="100" w:type="dxa"/>
              <w:right w:w="100" w:type="dxa"/>
            </w:tcMar>
          </w:tcPr>
          <w:p w14:paraId="4F18743A"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FL</w:t>
            </w:r>
          </w:p>
        </w:tc>
        <w:tc>
          <w:tcPr>
            <w:tcW w:w="990" w:type="dxa"/>
            <w:shd w:val="clear" w:color="auto" w:fill="auto"/>
            <w:tcMar>
              <w:top w:w="100" w:type="dxa"/>
              <w:left w:w="100" w:type="dxa"/>
              <w:bottom w:w="100" w:type="dxa"/>
              <w:right w:w="100" w:type="dxa"/>
            </w:tcMar>
          </w:tcPr>
          <w:p w14:paraId="782FA6D0"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33458</w:t>
            </w:r>
          </w:p>
        </w:tc>
        <w:tc>
          <w:tcPr>
            <w:tcW w:w="1490" w:type="dxa"/>
            <w:shd w:val="clear" w:color="auto" w:fill="auto"/>
            <w:tcMar>
              <w:top w:w="100" w:type="dxa"/>
              <w:left w:w="100" w:type="dxa"/>
              <w:bottom w:w="100" w:type="dxa"/>
              <w:right w:w="100" w:type="dxa"/>
            </w:tcMar>
          </w:tcPr>
          <w:p w14:paraId="571F8048"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321-555-8907</w:t>
            </w:r>
          </w:p>
        </w:tc>
      </w:tr>
      <w:tr w:rsidR="00326504" w14:paraId="11CB9191" w14:textId="77777777" w:rsidTr="0042138F">
        <w:tc>
          <w:tcPr>
            <w:tcW w:w="1345" w:type="dxa"/>
            <w:shd w:val="clear" w:color="auto" w:fill="auto"/>
            <w:tcMar>
              <w:top w:w="100" w:type="dxa"/>
              <w:left w:w="100" w:type="dxa"/>
              <w:bottom w:w="100" w:type="dxa"/>
              <w:right w:w="100" w:type="dxa"/>
            </w:tcMar>
          </w:tcPr>
          <w:p w14:paraId="21A097F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100007</w:t>
            </w:r>
          </w:p>
        </w:tc>
        <w:tc>
          <w:tcPr>
            <w:tcW w:w="1170" w:type="dxa"/>
            <w:shd w:val="clear" w:color="auto" w:fill="auto"/>
            <w:tcMar>
              <w:top w:w="100" w:type="dxa"/>
              <w:left w:w="100" w:type="dxa"/>
              <w:bottom w:w="100" w:type="dxa"/>
              <w:right w:w="100" w:type="dxa"/>
            </w:tcMar>
          </w:tcPr>
          <w:p w14:paraId="28F3D200"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Janet</w:t>
            </w:r>
          </w:p>
        </w:tc>
        <w:tc>
          <w:tcPr>
            <w:tcW w:w="1170" w:type="dxa"/>
            <w:shd w:val="clear" w:color="auto" w:fill="auto"/>
            <w:tcMar>
              <w:top w:w="100" w:type="dxa"/>
              <w:left w:w="100" w:type="dxa"/>
              <w:bottom w:w="100" w:type="dxa"/>
              <w:right w:w="100" w:type="dxa"/>
            </w:tcMar>
          </w:tcPr>
          <w:p w14:paraId="2CCC24F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Williams</w:t>
            </w:r>
          </w:p>
        </w:tc>
        <w:tc>
          <w:tcPr>
            <w:tcW w:w="2120" w:type="dxa"/>
            <w:shd w:val="clear" w:color="auto" w:fill="auto"/>
            <w:tcMar>
              <w:top w:w="100" w:type="dxa"/>
              <w:left w:w="100" w:type="dxa"/>
              <w:bottom w:w="100" w:type="dxa"/>
              <w:right w:w="100" w:type="dxa"/>
            </w:tcMar>
          </w:tcPr>
          <w:p w14:paraId="2EB2DED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58 Redondo Beach Blvd</w:t>
            </w:r>
          </w:p>
        </w:tc>
        <w:tc>
          <w:tcPr>
            <w:tcW w:w="1300" w:type="dxa"/>
            <w:shd w:val="clear" w:color="auto" w:fill="auto"/>
            <w:tcMar>
              <w:top w:w="100" w:type="dxa"/>
              <w:left w:w="100" w:type="dxa"/>
              <w:bottom w:w="100" w:type="dxa"/>
              <w:right w:w="100" w:type="dxa"/>
            </w:tcMar>
          </w:tcPr>
          <w:p w14:paraId="1F1BA00B"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Torrence</w:t>
            </w:r>
          </w:p>
        </w:tc>
        <w:tc>
          <w:tcPr>
            <w:tcW w:w="900" w:type="dxa"/>
            <w:shd w:val="clear" w:color="auto" w:fill="auto"/>
            <w:tcMar>
              <w:top w:w="100" w:type="dxa"/>
              <w:left w:w="100" w:type="dxa"/>
              <w:bottom w:w="100" w:type="dxa"/>
              <w:right w:w="100" w:type="dxa"/>
            </w:tcMar>
          </w:tcPr>
          <w:p w14:paraId="01D799D8"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CA</w:t>
            </w:r>
          </w:p>
        </w:tc>
        <w:tc>
          <w:tcPr>
            <w:tcW w:w="990" w:type="dxa"/>
            <w:shd w:val="clear" w:color="auto" w:fill="auto"/>
            <w:tcMar>
              <w:top w:w="100" w:type="dxa"/>
              <w:left w:w="100" w:type="dxa"/>
              <w:bottom w:w="100" w:type="dxa"/>
              <w:right w:w="100" w:type="dxa"/>
            </w:tcMar>
          </w:tcPr>
          <w:p w14:paraId="4735B0C3"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90501</w:t>
            </w:r>
          </w:p>
        </w:tc>
        <w:tc>
          <w:tcPr>
            <w:tcW w:w="1490" w:type="dxa"/>
            <w:shd w:val="clear" w:color="auto" w:fill="auto"/>
            <w:tcMar>
              <w:top w:w="100" w:type="dxa"/>
              <w:left w:w="100" w:type="dxa"/>
              <w:bottom w:w="100" w:type="dxa"/>
              <w:right w:w="100" w:type="dxa"/>
            </w:tcMar>
          </w:tcPr>
          <w:p w14:paraId="71CAF2A5"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310-555-5678</w:t>
            </w:r>
          </w:p>
        </w:tc>
      </w:tr>
    </w:tbl>
    <w:p w14:paraId="499C1143" w14:textId="77777777" w:rsidR="00326504" w:rsidRDefault="00326504" w:rsidP="00326504">
      <w:pPr>
        <w:spacing w:line="240" w:lineRule="auto"/>
        <w:jc w:val="center"/>
        <w:rPr>
          <w:rFonts w:ascii="Calibri" w:eastAsia="Calibri" w:hAnsi="Calibri" w:cs="Calibri"/>
        </w:rPr>
      </w:pPr>
      <w:r>
        <w:rPr>
          <w:rFonts w:ascii="Calibri" w:eastAsia="Calibri" w:hAnsi="Calibri" w:cs="Calibri"/>
        </w:rPr>
        <w:t>[Insert screenshot and brief explanation here.]</w:t>
      </w:r>
    </w:p>
    <w:p w14:paraId="034F09EA" w14:textId="77777777" w:rsidR="00326504" w:rsidRDefault="00326504" w:rsidP="00326504">
      <w:pPr>
        <w:spacing w:line="240" w:lineRule="auto"/>
        <w:jc w:val="center"/>
        <w:rPr>
          <w:rFonts w:ascii="Calibri" w:eastAsia="Calibri" w:hAnsi="Calibri" w:cs="Calibri"/>
        </w:rPr>
      </w:pPr>
    </w:p>
    <w:p w14:paraId="0A3C0FEE" w14:textId="77777777" w:rsidR="00326504" w:rsidRDefault="00326504" w:rsidP="00326504">
      <w:pPr>
        <w:pStyle w:val="List3"/>
      </w:pPr>
      <w:r>
        <w:t>Orders Table</w:t>
      </w: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326504" w14:paraId="294A8346" w14:textId="77777777" w:rsidTr="0042138F">
        <w:trPr>
          <w:tblHeader/>
        </w:trPr>
        <w:tc>
          <w:tcPr>
            <w:tcW w:w="1560" w:type="dxa"/>
            <w:shd w:val="clear" w:color="auto" w:fill="auto"/>
            <w:tcMar>
              <w:top w:w="100" w:type="dxa"/>
              <w:left w:w="100" w:type="dxa"/>
              <w:bottom w:w="100" w:type="dxa"/>
              <w:right w:w="100" w:type="dxa"/>
            </w:tcMar>
          </w:tcPr>
          <w:p w14:paraId="3D3BE099" w14:textId="77777777" w:rsidR="00326504" w:rsidRDefault="00326504" w:rsidP="0042138F">
            <w:pPr>
              <w:widowControl w:val="0"/>
              <w:spacing w:line="240" w:lineRule="auto"/>
              <w:rPr>
                <w:rFonts w:ascii="Calibri" w:eastAsia="Calibri" w:hAnsi="Calibri" w:cs="Calibri"/>
                <w:b/>
              </w:rPr>
            </w:pPr>
            <w:proofErr w:type="spellStart"/>
            <w:r>
              <w:rPr>
                <w:rFonts w:ascii="Calibri" w:eastAsia="Calibri" w:hAnsi="Calibri" w:cs="Calibri"/>
                <w:b/>
              </w:rPr>
              <w:t>OrderID</w:t>
            </w:r>
            <w:proofErr w:type="spellEnd"/>
          </w:p>
        </w:tc>
        <w:tc>
          <w:tcPr>
            <w:tcW w:w="2385" w:type="dxa"/>
            <w:shd w:val="clear" w:color="auto" w:fill="auto"/>
            <w:tcMar>
              <w:top w:w="100" w:type="dxa"/>
              <w:left w:w="100" w:type="dxa"/>
              <w:bottom w:w="100" w:type="dxa"/>
              <w:right w:w="100" w:type="dxa"/>
            </w:tcMar>
          </w:tcPr>
          <w:p w14:paraId="3D2434D3" w14:textId="77777777" w:rsidR="00326504" w:rsidRDefault="00326504" w:rsidP="0042138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905" w:type="dxa"/>
            <w:shd w:val="clear" w:color="auto" w:fill="auto"/>
            <w:tcMar>
              <w:top w:w="100" w:type="dxa"/>
              <w:left w:w="100" w:type="dxa"/>
              <w:bottom w:w="100" w:type="dxa"/>
              <w:right w:w="100" w:type="dxa"/>
            </w:tcMar>
          </w:tcPr>
          <w:p w14:paraId="310B58BF"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SKU</w:t>
            </w:r>
          </w:p>
        </w:tc>
        <w:tc>
          <w:tcPr>
            <w:tcW w:w="4635" w:type="dxa"/>
            <w:shd w:val="clear" w:color="auto" w:fill="auto"/>
            <w:tcMar>
              <w:top w:w="100" w:type="dxa"/>
              <w:left w:w="100" w:type="dxa"/>
              <w:bottom w:w="100" w:type="dxa"/>
              <w:right w:w="100" w:type="dxa"/>
            </w:tcMar>
          </w:tcPr>
          <w:p w14:paraId="1B5865EA" w14:textId="77777777" w:rsidR="00326504" w:rsidRDefault="00326504" w:rsidP="0042138F">
            <w:pPr>
              <w:widowControl w:val="0"/>
              <w:spacing w:line="240" w:lineRule="auto"/>
              <w:rPr>
                <w:rFonts w:ascii="Calibri" w:eastAsia="Calibri" w:hAnsi="Calibri" w:cs="Calibri"/>
                <w:b/>
              </w:rPr>
            </w:pPr>
            <w:r>
              <w:rPr>
                <w:rFonts w:ascii="Calibri" w:eastAsia="Calibri" w:hAnsi="Calibri" w:cs="Calibri"/>
                <w:b/>
              </w:rPr>
              <w:t>Description</w:t>
            </w:r>
          </w:p>
        </w:tc>
      </w:tr>
      <w:tr w:rsidR="00326504" w14:paraId="2559DF97" w14:textId="77777777" w:rsidTr="0042138F">
        <w:tc>
          <w:tcPr>
            <w:tcW w:w="1560" w:type="dxa"/>
            <w:shd w:val="clear" w:color="auto" w:fill="auto"/>
            <w:tcMar>
              <w:top w:w="100" w:type="dxa"/>
              <w:left w:w="100" w:type="dxa"/>
              <w:bottom w:w="100" w:type="dxa"/>
              <w:right w:w="100" w:type="dxa"/>
            </w:tcMar>
          </w:tcPr>
          <w:p w14:paraId="2A9ACFED"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1204305</w:t>
            </w:r>
          </w:p>
        </w:tc>
        <w:tc>
          <w:tcPr>
            <w:tcW w:w="2385" w:type="dxa"/>
            <w:shd w:val="clear" w:color="auto" w:fill="auto"/>
            <w:tcMar>
              <w:top w:w="100" w:type="dxa"/>
              <w:left w:w="100" w:type="dxa"/>
              <w:bottom w:w="100" w:type="dxa"/>
              <w:right w:w="100" w:type="dxa"/>
            </w:tcMar>
          </w:tcPr>
          <w:p w14:paraId="1027731E"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780C55"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7DE8D4"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Advanced Switch 10GigE Copper 24 port</w:t>
            </w:r>
          </w:p>
        </w:tc>
      </w:tr>
      <w:tr w:rsidR="00326504" w14:paraId="0C3A27D4" w14:textId="77777777" w:rsidTr="0042138F">
        <w:tc>
          <w:tcPr>
            <w:tcW w:w="1560" w:type="dxa"/>
            <w:shd w:val="clear" w:color="auto" w:fill="auto"/>
            <w:tcMar>
              <w:top w:w="100" w:type="dxa"/>
              <w:left w:w="100" w:type="dxa"/>
              <w:bottom w:w="100" w:type="dxa"/>
              <w:right w:w="100" w:type="dxa"/>
            </w:tcMar>
          </w:tcPr>
          <w:p w14:paraId="03E35DC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1204306</w:t>
            </w:r>
          </w:p>
        </w:tc>
        <w:tc>
          <w:tcPr>
            <w:tcW w:w="2385" w:type="dxa"/>
            <w:shd w:val="clear" w:color="auto" w:fill="auto"/>
            <w:tcMar>
              <w:top w:w="100" w:type="dxa"/>
              <w:left w:w="100" w:type="dxa"/>
              <w:bottom w:w="100" w:type="dxa"/>
              <w:right w:w="100" w:type="dxa"/>
            </w:tcMar>
          </w:tcPr>
          <w:p w14:paraId="44915E6E"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E07236"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8A49B3"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Advanced Switch 10 GigE Copper/Fiber 44 port copper 4 port fiber</w:t>
            </w:r>
          </w:p>
        </w:tc>
      </w:tr>
      <w:tr w:rsidR="00326504" w14:paraId="49382211" w14:textId="77777777" w:rsidTr="0042138F">
        <w:tc>
          <w:tcPr>
            <w:tcW w:w="1560" w:type="dxa"/>
            <w:shd w:val="clear" w:color="auto" w:fill="auto"/>
            <w:tcMar>
              <w:top w:w="100" w:type="dxa"/>
              <w:left w:w="100" w:type="dxa"/>
              <w:bottom w:w="100" w:type="dxa"/>
              <w:right w:w="100" w:type="dxa"/>
            </w:tcMar>
          </w:tcPr>
          <w:p w14:paraId="2E16B4A7"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1204307</w:t>
            </w:r>
          </w:p>
        </w:tc>
        <w:tc>
          <w:tcPr>
            <w:tcW w:w="2385" w:type="dxa"/>
            <w:shd w:val="clear" w:color="auto" w:fill="auto"/>
            <w:tcMar>
              <w:top w:w="100" w:type="dxa"/>
              <w:left w:w="100" w:type="dxa"/>
              <w:bottom w:w="100" w:type="dxa"/>
              <w:right w:w="100" w:type="dxa"/>
            </w:tcMar>
          </w:tcPr>
          <w:p w14:paraId="381D2CD5"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4DA9C4"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769B80"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Enterprise Switch 10GigE SFP+ 24 Port</w:t>
            </w:r>
          </w:p>
        </w:tc>
      </w:tr>
      <w:tr w:rsidR="00326504" w14:paraId="66C6F912" w14:textId="77777777" w:rsidTr="0042138F">
        <w:tc>
          <w:tcPr>
            <w:tcW w:w="1560" w:type="dxa"/>
            <w:shd w:val="clear" w:color="auto" w:fill="auto"/>
            <w:tcMar>
              <w:top w:w="100" w:type="dxa"/>
              <w:left w:w="100" w:type="dxa"/>
              <w:bottom w:w="100" w:type="dxa"/>
              <w:right w:w="100" w:type="dxa"/>
            </w:tcMar>
          </w:tcPr>
          <w:p w14:paraId="097FB23B"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1204308</w:t>
            </w:r>
          </w:p>
        </w:tc>
        <w:tc>
          <w:tcPr>
            <w:tcW w:w="2385" w:type="dxa"/>
            <w:shd w:val="clear" w:color="auto" w:fill="auto"/>
            <w:tcMar>
              <w:top w:w="100" w:type="dxa"/>
              <w:left w:w="100" w:type="dxa"/>
              <w:bottom w:w="100" w:type="dxa"/>
              <w:right w:w="100" w:type="dxa"/>
            </w:tcMar>
          </w:tcPr>
          <w:p w14:paraId="02E542ED"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452822"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1765F" w14:textId="77777777" w:rsidR="00326504" w:rsidRDefault="00326504" w:rsidP="0042138F">
            <w:pPr>
              <w:widowControl w:val="0"/>
              <w:spacing w:line="240" w:lineRule="auto"/>
              <w:rPr>
                <w:rFonts w:ascii="Calibri" w:eastAsia="Calibri" w:hAnsi="Calibri" w:cs="Calibri"/>
              </w:rPr>
            </w:pPr>
            <w:r>
              <w:rPr>
                <w:rFonts w:ascii="Calibri" w:eastAsia="Calibri" w:hAnsi="Calibri" w:cs="Calibri"/>
              </w:rPr>
              <w:t>Enterprise Switch 10GigE SFP+ 48 port</w:t>
            </w:r>
          </w:p>
        </w:tc>
      </w:tr>
    </w:tbl>
    <w:p w14:paraId="7A4E0A37" w14:textId="77777777" w:rsidR="00326504" w:rsidRDefault="00326504" w:rsidP="00326504">
      <w:pPr>
        <w:spacing w:line="240" w:lineRule="auto"/>
        <w:jc w:val="center"/>
        <w:rPr>
          <w:rFonts w:ascii="Calibri" w:eastAsia="Calibri" w:hAnsi="Calibri" w:cs="Calibri"/>
        </w:rPr>
      </w:pPr>
    </w:p>
    <w:p w14:paraId="1EEAE8A7" w14:textId="77777777" w:rsidR="00326504" w:rsidRDefault="00326504" w:rsidP="00326504">
      <w:pPr>
        <w:spacing w:line="240" w:lineRule="auto"/>
        <w:jc w:val="center"/>
        <w:rPr>
          <w:rFonts w:ascii="Calibri" w:eastAsia="Calibri" w:hAnsi="Calibri" w:cs="Calibri"/>
        </w:rPr>
      </w:pPr>
      <w:r>
        <w:rPr>
          <w:rFonts w:ascii="Calibri" w:eastAsia="Calibri" w:hAnsi="Calibri" w:cs="Calibri"/>
          <w:noProof/>
        </w:rPr>
        <w:drawing>
          <wp:inline distT="0" distB="0" distL="0" distR="0" wp14:anchorId="5629B5A1" wp14:editId="1929BD0E">
            <wp:extent cx="5943600" cy="1482725"/>
            <wp:effectExtent l="0" t="0" r="0" b="317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inline>
        </w:drawing>
      </w:r>
    </w:p>
    <w:p w14:paraId="34EC0E22" w14:textId="77777777" w:rsidR="00326504" w:rsidRPr="00697977" w:rsidRDefault="00326504" w:rsidP="00326504">
      <w:pPr>
        <w:pStyle w:val="ListParagraph"/>
        <w:numPr>
          <w:ilvl w:val="0"/>
          <w:numId w:val="6"/>
        </w:numPr>
        <w:spacing w:after="0" w:line="240" w:lineRule="auto"/>
        <w:rPr>
          <w:rFonts w:ascii="Calibri" w:eastAsia="Calibri" w:hAnsi="Calibri" w:cs="Calibri"/>
        </w:rPr>
      </w:pPr>
      <w:r>
        <w:rPr>
          <w:rFonts w:ascii="Calibri" w:eastAsia="Calibri" w:hAnsi="Calibri" w:cs="Calibri"/>
        </w:rPr>
        <w:t xml:space="preserve">In the above screenshot I entered the two tables of data requested. When I went to enter the data into the customer table I made a syntax error. When I was placing a comma and hitting enter after every </w:t>
      </w:r>
      <w:proofErr w:type="gramStart"/>
      <w:r>
        <w:rPr>
          <w:rFonts w:ascii="Calibri" w:eastAsia="Calibri" w:hAnsi="Calibri" w:cs="Calibri"/>
        </w:rPr>
        <w:t>line</w:t>
      </w:r>
      <w:proofErr w:type="gramEnd"/>
      <w:r>
        <w:rPr>
          <w:rFonts w:ascii="Calibri" w:eastAsia="Calibri" w:hAnsi="Calibri" w:cs="Calibri"/>
        </w:rPr>
        <w:t xml:space="preserve"> so it was neater I accidentally hit a period which threw the syntax error. I was able to correct the error and the query was then successful. I then utilized the same command of insert into values and wrote out the requested information in order separated by comas. I also separated each entry with parentheses, comas and new lines.</w:t>
      </w:r>
    </w:p>
    <w:p w14:paraId="5EE7026B" w14:textId="77777777" w:rsidR="00326504" w:rsidRDefault="00326504" w:rsidP="00326504">
      <w:pPr>
        <w:pStyle w:val="List2"/>
      </w:pPr>
      <w:r>
        <w:t>In the Customers table, perform a query to count all records where the city is Woonsocket, Rhode Island.</w:t>
      </w:r>
    </w:p>
    <w:p w14:paraId="5F54BB6E" w14:textId="77777777" w:rsidR="00326504" w:rsidRDefault="00326504" w:rsidP="00326504">
      <w:pPr>
        <w:pStyle w:val="List3"/>
      </w:pPr>
      <w:r>
        <w:t xml:space="preserve">How many records are in the customers table where the field “city” equals “Woonsocket”? </w:t>
      </w:r>
      <w:r>
        <w:rPr>
          <w:noProof/>
        </w:rPr>
        <w:drawing>
          <wp:inline distT="0" distB="0" distL="0" distR="0" wp14:anchorId="71467436" wp14:editId="36E52950">
            <wp:extent cx="5943600" cy="1006475"/>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p>
    <w:p w14:paraId="50A74EC4" w14:textId="77777777" w:rsidR="00326504" w:rsidRDefault="00326504" w:rsidP="00326504">
      <w:pPr>
        <w:ind w:left="2160"/>
        <w:rPr>
          <w:rFonts w:ascii="Calibri" w:eastAsia="Calibri" w:hAnsi="Calibri" w:cs="Calibri"/>
        </w:rPr>
      </w:pPr>
    </w:p>
    <w:p w14:paraId="3D858CF2" w14:textId="77777777" w:rsidR="00326504" w:rsidRPr="0030017A" w:rsidRDefault="00326504" w:rsidP="00326504">
      <w:pPr>
        <w:pStyle w:val="ListParagraph"/>
        <w:numPr>
          <w:ilvl w:val="0"/>
          <w:numId w:val="7"/>
        </w:numPr>
        <w:tabs>
          <w:tab w:val="left" w:pos="1410"/>
        </w:tabs>
        <w:spacing w:after="0" w:line="240" w:lineRule="auto"/>
        <w:rPr>
          <w:rFonts w:ascii="Calibri" w:eastAsia="Calibri" w:hAnsi="Calibri" w:cs="Calibri"/>
        </w:rPr>
      </w:pPr>
      <w:r>
        <w:rPr>
          <w:rFonts w:ascii="Calibri" w:eastAsia="Calibri" w:hAnsi="Calibri" w:cs="Calibri"/>
        </w:rPr>
        <w:t xml:space="preserve">In the above screenshot I used a select count command and identified the attribute I wish to be counted as customers city and set it to Woonsocket. I did not feel as it was necessary to identify the state as a native Rhode </w:t>
      </w:r>
      <w:proofErr w:type="gramStart"/>
      <w:r>
        <w:rPr>
          <w:rFonts w:ascii="Calibri" w:eastAsia="Calibri" w:hAnsi="Calibri" w:cs="Calibri"/>
        </w:rPr>
        <w:t>Islander</w:t>
      </w:r>
      <w:proofErr w:type="gramEnd"/>
      <w:r>
        <w:rPr>
          <w:rFonts w:ascii="Calibri" w:eastAsia="Calibri" w:hAnsi="Calibri" w:cs="Calibri"/>
        </w:rPr>
        <w:t xml:space="preserve"> I do not think there is another city called Woonsocket.  </w:t>
      </w:r>
    </w:p>
    <w:p w14:paraId="477CEE4A" w14:textId="77777777" w:rsidR="00326504" w:rsidRDefault="00326504" w:rsidP="00326504">
      <w:pPr>
        <w:spacing w:line="240" w:lineRule="auto"/>
        <w:jc w:val="center"/>
        <w:rPr>
          <w:rFonts w:ascii="Calibri" w:eastAsia="Calibri" w:hAnsi="Calibri" w:cs="Calibri"/>
        </w:rPr>
      </w:pPr>
    </w:p>
    <w:p w14:paraId="1ECE6693" w14:textId="77777777" w:rsidR="00326504" w:rsidRDefault="00326504" w:rsidP="00326504">
      <w:pPr>
        <w:pStyle w:val="List2"/>
      </w:pPr>
      <w:r>
        <w:t>In the RMA database, update a customer’s records.</w:t>
      </w:r>
    </w:p>
    <w:p w14:paraId="6F41D923" w14:textId="77777777" w:rsidR="00326504" w:rsidRDefault="00326504" w:rsidP="00326504">
      <w:pPr>
        <w:pStyle w:val="List3"/>
      </w:pPr>
      <w:r>
        <w:t xml:space="preserve">Write an SQL statement to select the current fields of </w:t>
      </w:r>
      <w:r w:rsidRPr="00257B75">
        <w:rPr>
          <w:b/>
          <w:bCs/>
        </w:rPr>
        <w:t>status</w:t>
      </w:r>
      <w:r>
        <w:t xml:space="preserve"> and </w:t>
      </w:r>
      <w:r w:rsidRPr="00257B75">
        <w:rPr>
          <w:b/>
          <w:bCs/>
        </w:rPr>
        <w:t>step</w:t>
      </w:r>
      <w:r>
        <w:t xml:space="preserve"> for the record in the </w:t>
      </w:r>
      <w:proofErr w:type="spellStart"/>
      <w:r w:rsidRPr="00257B75">
        <w:rPr>
          <w:b/>
          <w:bCs/>
        </w:rPr>
        <w:t>rma</w:t>
      </w:r>
      <w:proofErr w:type="spellEnd"/>
      <w:r w:rsidRPr="4B7ABCFD">
        <w:rPr>
          <w:i/>
          <w:iCs/>
        </w:rPr>
        <w:t xml:space="preserve"> </w:t>
      </w:r>
      <w:r>
        <w:t xml:space="preserve">table with an </w:t>
      </w:r>
      <w:proofErr w:type="spellStart"/>
      <w:r w:rsidRPr="00257B75">
        <w:rPr>
          <w:b/>
          <w:bCs/>
        </w:rPr>
        <w:t>orderid</w:t>
      </w:r>
      <w:proofErr w:type="spellEnd"/>
      <w:r w:rsidRPr="4B7ABCFD">
        <w:rPr>
          <w:i/>
          <w:iCs/>
        </w:rPr>
        <w:t xml:space="preserve"> </w:t>
      </w:r>
      <w:r>
        <w:t>value of “5175.”</w:t>
      </w:r>
    </w:p>
    <w:p w14:paraId="4C33F559" w14:textId="77777777" w:rsidR="00326504" w:rsidRDefault="00326504" w:rsidP="00326504">
      <w:pPr>
        <w:pStyle w:val="List4"/>
      </w:pPr>
      <w:r>
        <w:lastRenderedPageBreak/>
        <w:t xml:space="preserve">What are the </w:t>
      </w:r>
      <w:proofErr w:type="gramStart"/>
      <w:r>
        <w:t>current status</w:t>
      </w:r>
      <w:proofErr w:type="gramEnd"/>
      <w:r>
        <w:t xml:space="preserve"> and step?</w:t>
      </w:r>
      <w:r>
        <w:rPr>
          <w:noProof/>
        </w:rPr>
        <w:drawing>
          <wp:inline distT="0" distB="0" distL="0" distR="0" wp14:anchorId="106EB8E8" wp14:editId="02B863C4">
            <wp:extent cx="5943600" cy="174371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3710"/>
                    </a:xfrm>
                    <a:prstGeom prst="rect">
                      <a:avLst/>
                    </a:prstGeom>
                  </pic:spPr>
                </pic:pic>
              </a:graphicData>
            </a:graphic>
          </wp:inline>
        </w:drawing>
      </w:r>
    </w:p>
    <w:p w14:paraId="005824E3" w14:textId="77777777" w:rsidR="00326504" w:rsidRDefault="00326504" w:rsidP="00326504">
      <w:pPr>
        <w:ind w:left="2880"/>
        <w:rPr>
          <w:rFonts w:ascii="Calibri" w:eastAsia="Calibri" w:hAnsi="Calibri" w:cs="Calibri"/>
        </w:rPr>
      </w:pPr>
    </w:p>
    <w:p w14:paraId="508BCBDD" w14:textId="77777777" w:rsidR="00326504" w:rsidRPr="0008547D" w:rsidRDefault="00326504" w:rsidP="00326504">
      <w:pPr>
        <w:pStyle w:val="ListParagraph"/>
        <w:numPr>
          <w:ilvl w:val="0"/>
          <w:numId w:val="8"/>
        </w:numPr>
        <w:tabs>
          <w:tab w:val="left" w:pos="1995"/>
        </w:tabs>
        <w:spacing w:after="0" w:line="240" w:lineRule="auto"/>
        <w:rPr>
          <w:rFonts w:ascii="Calibri" w:eastAsia="Calibri" w:hAnsi="Calibri" w:cs="Calibri"/>
        </w:rPr>
      </w:pPr>
      <w:r>
        <w:rPr>
          <w:rFonts w:ascii="Calibri" w:eastAsia="Calibri" w:hAnsi="Calibri" w:cs="Calibri"/>
        </w:rPr>
        <w:t xml:space="preserve">In the above screenshot I utilized a select command to look up the status and step within the RMA table for </w:t>
      </w:r>
      <w:proofErr w:type="spellStart"/>
      <w:r>
        <w:rPr>
          <w:rFonts w:ascii="Calibri" w:eastAsia="Calibri" w:hAnsi="Calibri" w:cs="Calibri"/>
        </w:rPr>
        <w:t>OrderID</w:t>
      </w:r>
      <w:proofErr w:type="spellEnd"/>
      <w:r>
        <w:rPr>
          <w:rFonts w:ascii="Calibri" w:eastAsia="Calibri" w:hAnsi="Calibri" w:cs="Calibri"/>
        </w:rPr>
        <w:t xml:space="preserve"> 5175. The current status of the order was </w:t>
      </w:r>
      <w:proofErr w:type="gramStart"/>
      <w:r>
        <w:rPr>
          <w:rFonts w:ascii="Calibri" w:eastAsia="Calibri" w:hAnsi="Calibri" w:cs="Calibri"/>
        </w:rPr>
        <w:t>pending</w:t>
      </w:r>
      <w:proofErr w:type="gramEnd"/>
      <w:r>
        <w:rPr>
          <w:rFonts w:ascii="Calibri" w:eastAsia="Calibri" w:hAnsi="Calibri" w:cs="Calibri"/>
        </w:rPr>
        <w:t xml:space="preserve"> and the step was awaiting customer documentation.</w:t>
      </w:r>
    </w:p>
    <w:p w14:paraId="1E18CE5B" w14:textId="77777777" w:rsidR="00326504" w:rsidRDefault="00326504" w:rsidP="00326504">
      <w:pPr>
        <w:spacing w:line="240" w:lineRule="auto"/>
        <w:jc w:val="center"/>
        <w:rPr>
          <w:rFonts w:ascii="Calibri" w:eastAsia="Calibri" w:hAnsi="Calibri" w:cs="Calibri"/>
        </w:rPr>
      </w:pPr>
    </w:p>
    <w:p w14:paraId="38B13E98" w14:textId="77777777" w:rsidR="00326504" w:rsidRDefault="00326504" w:rsidP="00326504">
      <w:pPr>
        <w:pStyle w:val="List3"/>
      </w:pPr>
      <w:r>
        <w:t>Write an SQL statement to update the</w:t>
      </w:r>
      <w:r w:rsidRPr="4B7ABCFD">
        <w:rPr>
          <w:i/>
          <w:iCs/>
        </w:rPr>
        <w:t xml:space="preserve"> </w:t>
      </w:r>
      <w:r w:rsidRPr="00257B75">
        <w:rPr>
          <w:b/>
          <w:bCs/>
        </w:rPr>
        <w:t>status</w:t>
      </w:r>
      <w:r>
        <w:t xml:space="preserve"> and </w:t>
      </w:r>
      <w:r w:rsidRPr="00257B75">
        <w:rPr>
          <w:b/>
          <w:bCs/>
        </w:rPr>
        <w:t>step</w:t>
      </w:r>
      <w:r w:rsidRPr="4B7ABCFD">
        <w:rPr>
          <w:i/>
          <w:iCs/>
        </w:rPr>
        <w:t xml:space="preserve"> </w:t>
      </w:r>
      <w:r>
        <w:t xml:space="preserve">for the </w:t>
      </w:r>
      <w:proofErr w:type="spellStart"/>
      <w:r>
        <w:rPr>
          <w:b/>
          <w:bCs/>
        </w:rPr>
        <w:t>O</w:t>
      </w:r>
      <w:r w:rsidRPr="00257B75">
        <w:rPr>
          <w:b/>
          <w:bCs/>
        </w:rPr>
        <w:t>rder</w:t>
      </w:r>
      <w:r>
        <w:rPr>
          <w:b/>
          <w:bCs/>
        </w:rPr>
        <w:t>ID</w:t>
      </w:r>
      <w:proofErr w:type="spellEnd"/>
      <w:r>
        <w:t xml:space="preserve">, 5175 to </w:t>
      </w:r>
      <w:r w:rsidRPr="00257B75">
        <w:rPr>
          <w:b/>
          <w:bCs/>
        </w:rPr>
        <w:t>status</w:t>
      </w:r>
      <w:r w:rsidRPr="4B7ABCFD">
        <w:rPr>
          <w:i/>
          <w:iCs/>
        </w:rPr>
        <w:t xml:space="preserve"> </w:t>
      </w:r>
      <w:r>
        <w:t xml:space="preserve">= “Complete” and </w:t>
      </w:r>
      <w:r w:rsidRPr="00257B75">
        <w:rPr>
          <w:b/>
          <w:bCs/>
        </w:rPr>
        <w:t>step</w:t>
      </w:r>
      <w:r w:rsidRPr="4B7ABCFD">
        <w:rPr>
          <w:i/>
          <w:iCs/>
        </w:rPr>
        <w:t xml:space="preserve"> </w:t>
      </w:r>
      <w:r>
        <w:t>= “Credit Customer Account.”</w:t>
      </w:r>
    </w:p>
    <w:p w14:paraId="02BB1647" w14:textId="77777777" w:rsidR="00326504" w:rsidRDefault="00326504" w:rsidP="00326504">
      <w:pPr>
        <w:pStyle w:val="List4"/>
      </w:pPr>
      <w:r>
        <w:t xml:space="preserve">What are the updated </w:t>
      </w:r>
      <w:r w:rsidRPr="00257B75">
        <w:rPr>
          <w:b/>
          <w:bCs/>
        </w:rPr>
        <w:t>status</w:t>
      </w:r>
      <w:r w:rsidRPr="4B7ABCFD">
        <w:rPr>
          <w:i/>
          <w:iCs/>
        </w:rPr>
        <w:t xml:space="preserve"> </w:t>
      </w:r>
      <w:r>
        <w:t xml:space="preserve">and </w:t>
      </w:r>
      <w:r w:rsidRPr="00257B75">
        <w:rPr>
          <w:b/>
          <w:bCs/>
        </w:rPr>
        <w:t>step</w:t>
      </w:r>
      <w:r w:rsidRPr="4B7ABCFD">
        <w:rPr>
          <w:i/>
          <w:iCs/>
        </w:rPr>
        <w:t xml:space="preserve"> </w:t>
      </w:r>
      <w:r>
        <w:t>values for this record? Provide a screenshot of your work.</w:t>
      </w:r>
      <w:r>
        <w:rPr>
          <w:noProof/>
        </w:rPr>
        <w:drawing>
          <wp:inline distT="0" distB="0" distL="0" distR="0" wp14:anchorId="76D8149E" wp14:editId="5A9BD701">
            <wp:extent cx="5943600" cy="1743710"/>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3710"/>
                    </a:xfrm>
                    <a:prstGeom prst="rect">
                      <a:avLst/>
                    </a:prstGeom>
                  </pic:spPr>
                </pic:pic>
              </a:graphicData>
            </a:graphic>
          </wp:inline>
        </w:drawing>
      </w:r>
    </w:p>
    <w:p w14:paraId="5E525917" w14:textId="77777777" w:rsidR="00326504" w:rsidRDefault="00326504" w:rsidP="00326504">
      <w:pPr>
        <w:ind w:left="2880"/>
        <w:rPr>
          <w:rFonts w:ascii="Calibri" w:eastAsia="Calibri" w:hAnsi="Calibri" w:cs="Calibri"/>
        </w:rPr>
      </w:pPr>
    </w:p>
    <w:p w14:paraId="1830A326" w14:textId="77777777" w:rsidR="00326504" w:rsidRPr="0008547D" w:rsidRDefault="00326504" w:rsidP="00326504">
      <w:pPr>
        <w:pStyle w:val="ListParagraph"/>
        <w:numPr>
          <w:ilvl w:val="0"/>
          <w:numId w:val="9"/>
        </w:numPr>
        <w:tabs>
          <w:tab w:val="left" w:pos="1545"/>
        </w:tabs>
        <w:spacing w:after="0" w:line="240" w:lineRule="auto"/>
        <w:rPr>
          <w:rFonts w:ascii="Calibri" w:eastAsia="Calibri" w:hAnsi="Calibri" w:cs="Calibri"/>
        </w:rPr>
      </w:pPr>
      <w:r>
        <w:rPr>
          <w:rFonts w:ascii="Calibri" w:eastAsia="Calibri" w:hAnsi="Calibri" w:cs="Calibri"/>
        </w:rPr>
        <w:t xml:space="preserve">At the above screenshot at the bottom of the screenshot I utilized the update command and identified the RMA table as the table I wanted to use. I then </w:t>
      </w:r>
      <w:proofErr w:type="gramStart"/>
      <w:r>
        <w:rPr>
          <w:rFonts w:ascii="Calibri" w:eastAsia="Calibri" w:hAnsi="Calibri" w:cs="Calibri"/>
        </w:rPr>
        <w:t>stated</w:t>
      </w:r>
      <w:proofErr w:type="gramEnd"/>
      <w:r>
        <w:rPr>
          <w:rFonts w:ascii="Calibri" w:eastAsia="Calibri" w:hAnsi="Calibri" w:cs="Calibri"/>
        </w:rPr>
        <w:t xml:space="preserve"> to set he status to complete and the step to credit customer account. At the end of the </w:t>
      </w:r>
      <w:proofErr w:type="gramStart"/>
      <w:r>
        <w:rPr>
          <w:rFonts w:ascii="Calibri" w:eastAsia="Calibri" w:hAnsi="Calibri" w:cs="Calibri"/>
        </w:rPr>
        <w:t>screenshot</w:t>
      </w:r>
      <w:proofErr w:type="gramEnd"/>
      <w:r>
        <w:rPr>
          <w:rFonts w:ascii="Calibri" w:eastAsia="Calibri" w:hAnsi="Calibri" w:cs="Calibri"/>
        </w:rPr>
        <w:t xml:space="preserve"> I then stated where the </w:t>
      </w:r>
      <w:proofErr w:type="spellStart"/>
      <w:r>
        <w:rPr>
          <w:rFonts w:ascii="Calibri" w:eastAsia="Calibri" w:hAnsi="Calibri" w:cs="Calibri"/>
        </w:rPr>
        <w:t>OrderId</w:t>
      </w:r>
      <w:proofErr w:type="spellEnd"/>
      <w:r>
        <w:rPr>
          <w:rFonts w:ascii="Calibri" w:eastAsia="Calibri" w:hAnsi="Calibri" w:cs="Calibri"/>
        </w:rPr>
        <w:t xml:space="preserve"> was 5175 as that was the record in need of change. The response was one row was matched and changed.</w:t>
      </w:r>
    </w:p>
    <w:p w14:paraId="1CEFA07B" w14:textId="77777777" w:rsidR="00326504" w:rsidRDefault="00326504" w:rsidP="00326504">
      <w:pPr>
        <w:pStyle w:val="List2"/>
      </w:pPr>
      <w:r>
        <w:t>Delete RMA records.</w:t>
      </w:r>
    </w:p>
    <w:p w14:paraId="2FEC4096" w14:textId="77777777" w:rsidR="00326504" w:rsidRDefault="00326504" w:rsidP="00326504">
      <w:pPr>
        <w:numPr>
          <w:ilvl w:val="2"/>
          <w:numId w:val="3"/>
        </w:numPr>
        <w:spacing w:after="0" w:line="276" w:lineRule="auto"/>
        <w:rPr>
          <w:rFonts w:ascii="Calibri" w:eastAsia="Calibri" w:hAnsi="Calibri" w:cs="Calibri"/>
        </w:rPr>
      </w:pPr>
      <w:r w:rsidRPr="4B7ABCFD">
        <w:rPr>
          <w:rFonts w:ascii="Calibri" w:eastAsia="Calibri" w:hAnsi="Calibri" w:cs="Calibri"/>
        </w:rPr>
        <w:t xml:space="preserve">Write an SQL statement to delete all records with a reason of </w:t>
      </w:r>
      <w:r>
        <w:rPr>
          <w:rFonts w:ascii="Calibri" w:eastAsia="Calibri" w:hAnsi="Calibri" w:cs="Calibri"/>
        </w:rPr>
        <w:t>“</w:t>
      </w:r>
      <w:r w:rsidRPr="4B7ABCFD">
        <w:rPr>
          <w:rFonts w:ascii="Calibri" w:eastAsia="Calibri" w:hAnsi="Calibri" w:cs="Calibri"/>
        </w:rPr>
        <w:t>Rejected.</w:t>
      </w:r>
      <w:r>
        <w:rPr>
          <w:rFonts w:ascii="Calibri" w:eastAsia="Calibri" w:hAnsi="Calibri" w:cs="Calibri"/>
        </w:rPr>
        <w:t>”</w:t>
      </w:r>
    </w:p>
    <w:p w14:paraId="15769349" w14:textId="77777777" w:rsidR="00326504" w:rsidRDefault="00326504" w:rsidP="00326504">
      <w:pPr>
        <w:pStyle w:val="List4"/>
      </w:pPr>
      <w:r>
        <w:lastRenderedPageBreak/>
        <w:t>How many records were deleted? Provide a screenshot of your work.</w:t>
      </w:r>
      <w:r>
        <w:rPr>
          <w:noProof/>
        </w:rPr>
        <w:drawing>
          <wp:inline distT="0" distB="0" distL="0" distR="0" wp14:anchorId="2794179C" wp14:editId="775A71C4">
            <wp:extent cx="3790950" cy="44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790950" cy="447675"/>
                    </a:xfrm>
                    <a:prstGeom prst="rect">
                      <a:avLst/>
                    </a:prstGeom>
                  </pic:spPr>
                </pic:pic>
              </a:graphicData>
            </a:graphic>
          </wp:inline>
        </w:drawing>
      </w:r>
    </w:p>
    <w:p w14:paraId="00FD145E" w14:textId="77777777" w:rsidR="00326504" w:rsidRDefault="00326504" w:rsidP="00326504">
      <w:pPr>
        <w:pStyle w:val="List4"/>
        <w:numPr>
          <w:ilvl w:val="0"/>
          <w:numId w:val="10"/>
        </w:numPr>
      </w:pPr>
      <w:r>
        <w:t xml:space="preserve">In the above screenshot I utilized the delete from command and identified the RMA table as the table I want to delete from. I then identified the reason on the records as rejected. When the query ran it resulted </w:t>
      </w:r>
      <w:proofErr w:type="gramStart"/>
      <w:r>
        <w:t>as</w:t>
      </w:r>
      <w:proofErr w:type="gramEnd"/>
      <w:r>
        <w:t xml:space="preserve"> 596 rows affected.</w:t>
      </w:r>
    </w:p>
    <w:p w14:paraId="0802FA26" w14:textId="77777777" w:rsidR="00326504" w:rsidRDefault="00326504" w:rsidP="00326504">
      <w:pPr>
        <w:ind w:left="2880"/>
        <w:rPr>
          <w:rFonts w:ascii="Calibri" w:eastAsia="Calibri" w:hAnsi="Calibri" w:cs="Calibri"/>
        </w:rPr>
      </w:pPr>
    </w:p>
    <w:p w14:paraId="7543266B" w14:textId="77777777" w:rsidR="00326504" w:rsidRDefault="00326504" w:rsidP="00326504">
      <w:pPr>
        <w:spacing w:line="240" w:lineRule="auto"/>
        <w:jc w:val="center"/>
        <w:rPr>
          <w:rFonts w:ascii="Calibri" w:eastAsia="Calibri" w:hAnsi="Calibri" w:cs="Calibri"/>
        </w:rPr>
      </w:pPr>
    </w:p>
    <w:p w14:paraId="2C25DF6E" w14:textId="77777777" w:rsidR="00326504" w:rsidRDefault="00326504" w:rsidP="00326504">
      <w:pPr>
        <w:pStyle w:val="List"/>
      </w:pPr>
      <w:r>
        <w:t xml:space="preserve">Create an output file </w:t>
      </w:r>
      <w:r>
        <w:rPr>
          <w:b w:val="0"/>
        </w:rPr>
        <w:t>of the required query results</w:t>
      </w:r>
      <w:r>
        <w:t xml:space="preserve">. </w:t>
      </w:r>
    </w:p>
    <w:p w14:paraId="43F94744" w14:textId="77777777" w:rsidR="00326504" w:rsidRDefault="00326504" w:rsidP="00326504">
      <w:pPr>
        <w:pStyle w:val="Subtitle"/>
        <w:numPr>
          <w:ilvl w:val="1"/>
          <w:numId w:val="3"/>
        </w:numPr>
        <w:spacing w:after="0" w:line="276" w:lineRule="auto"/>
      </w:pPr>
      <w:r>
        <w:t>Write an SQL statement to list the contents of the orders table and send the output to a file with a .csv extension.</w:t>
      </w:r>
      <w:r>
        <w:rPr>
          <w:noProof/>
        </w:rPr>
        <w:drawing>
          <wp:inline distT="0" distB="0" distL="0" distR="0" wp14:anchorId="63CB71F3" wp14:editId="0EDF59F6">
            <wp:extent cx="5943600" cy="308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610"/>
                    </a:xfrm>
                    <a:prstGeom prst="rect">
                      <a:avLst/>
                    </a:prstGeom>
                  </pic:spPr>
                </pic:pic>
              </a:graphicData>
            </a:graphic>
          </wp:inline>
        </w:drawing>
      </w:r>
    </w:p>
    <w:p w14:paraId="4D2FE068" w14:textId="77777777" w:rsidR="00326504" w:rsidRDefault="00326504" w:rsidP="00326504">
      <w:pPr>
        <w:pStyle w:val="ListParagraph"/>
        <w:numPr>
          <w:ilvl w:val="0"/>
          <w:numId w:val="11"/>
        </w:numPr>
        <w:spacing w:after="0" w:line="276" w:lineRule="auto"/>
      </w:pPr>
      <w:r>
        <w:t xml:space="preserve">In the above screenshot I utilized a select* command and identified the table Orders as the table I wish to select from. I then utilized the command OUTFILE and named the file to be created as Orders2.csv. After naming the file I stated that fields are terminated by comas and lines are terminated by new lines. The query was successful with the entire table being sent to an </w:t>
      </w:r>
      <w:proofErr w:type="spellStart"/>
      <w:r>
        <w:t>outfile</w:t>
      </w:r>
      <w:proofErr w:type="spellEnd"/>
      <w:r>
        <w:t xml:space="preserve">. </w:t>
      </w:r>
    </w:p>
    <w:p w14:paraId="508885F5" w14:textId="77777777" w:rsidR="00326504" w:rsidRPr="00067BF6" w:rsidRDefault="00326504" w:rsidP="00326504">
      <w:pPr>
        <w:pStyle w:val="List"/>
        <w:numPr>
          <w:ilvl w:val="0"/>
          <w:numId w:val="11"/>
        </w:numPr>
        <w:spacing w:line="480" w:lineRule="auto"/>
      </w:pPr>
      <w:r w:rsidRPr="00067BF6">
        <w:t xml:space="preserve">Analyze the data you’ve been </w:t>
      </w:r>
      <w:r w:rsidRPr="009421AD">
        <w:t>provided</w:t>
      </w:r>
      <w:r w:rsidRPr="00067BF6">
        <w:t xml:space="preserve"> with to identify themes:</w:t>
      </w:r>
    </w:p>
    <w:p w14:paraId="2087E119" w14:textId="77777777" w:rsidR="00326504" w:rsidRPr="00067BF6" w:rsidRDefault="00326504" w:rsidP="00326504">
      <w:pPr>
        <w:pStyle w:val="List2"/>
        <w:numPr>
          <w:ilvl w:val="1"/>
          <w:numId w:val="11"/>
        </w:numPr>
        <w:spacing w:line="480" w:lineRule="auto"/>
      </w:pPr>
      <w:r w:rsidRPr="00067BF6">
        <w:t>Which parts are being replaced most?</w:t>
      </w:r>
      <w:r>
        <w:rPr>
          <w:noProof/>
        </w:rPr>
        <w:drawing>
          <wp:inline distT="0" distB="0" distL="0" distR="0" wp14:anchorId="6939EF49" wp14:editId="6E9DAE71">
            <wp:extent cx="5943600" cy="2392045"/>
            <wp:effectExtent l="0" t="0" r="0" b="8255"/>
            <wp:docPr id="1612002754" name="Picture 16120027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14:paraId="17D32E70" w14:textId="77777777" w:rsidR="00326504" w:rsidRDefault="00326504" w:rsidP="00326504">
      <w:pPr>
        <w:pStyle w:val="List2"/>
        <w:numPr>
          <w:ilvl w:val="0"/>
          <w:numId w:val="0"/>
        </w:numPr>
        <w:spacing w:line="480" w:lineRule="auto"/>
        <w:ind w:left="1440"/>
      </w:pPr>
      <w:r>
        <w:t xml:space="preserve">The above screenshot shows </w:t>
      </w:r>
      <w:proofErr w:type="gramStart"/>
      <w:r>
        <w:t>all of</w:t>
      </w:r>
      <w:proofErr w:type="gramEnd"/>
      <w:r>
        <w:t xml:space="preserve"> the repairs performed by this company in descending order. This shows that the most repaired part is the fuel tank. The fuel tank has been repaired 95 times. </w:t>
      </w:r>
    </w:p>
    <w:p w14:paraId="1BA93490" w14:textId="77777777" w:rsidR="00326504" w:rsidRPr="00067BF6" w:rsidRDefault="00326504" w:rsidP="00326504">
      <w:pPr>
        <w:pStyle w:val="List2"/>
        <w:numPr>
          <w:ilvl w:val="1"/>
          <w:numId w:val="11"/>
        </w:numPr>
        <w:spacing w:line="480" w:lineRule="auto"/>
      </w:pPr>
      <w:r w:rsidRPr="00067BF6">
        <w:lastRenderedPageBreak/>
        <w:t>Is there a region of the country that experiences more part failures and replacements than others?</w:t>
      </w:r>
    </w:p>
    <w:p w14:paraId="455242CB" w14:textId="77777777" w:rsidR="00326504" w:rsidRDefault="00326504" w:rsidP="00326504">
      <w:pPr>
        <w:pStyle w:val="List3"/>
        <w:numPr>
          <w:ilvl w:val="2"/>
          <w:numId w:val="11"/>
        </w:numPr>
        <w:spacing w:line="480" w:lineRule="auto"/>
      </w:pPr>
      <w:r>
        <w:t>Identify r</w:t>
      </w:r>
      <w:r w:rsidRPr="00067BF6">
        <w:t>egion:</w:t>
      </w:r>
    </w:p>
    <w:p w14:paraId="7FD92E59" w14:textId="77777777" w:rsidR="00326504" w:rsidRDefault="00326504" w:rsidP="00326504">
      <w:pPr>
        <w:pStyle w:val="List"/>
        <w:numPr>
          <w:ilvl w:val="0"/>
          <w:numId w:val="0"/>
        </w:numPr>
        <w:spacing w:line="480" w:lineRule="auto"/>
        <w:ind w:left="720" w:hanging="360"/>
      </w:pPr>
    </w:p>
    <w:p w14:paraId="49D40CE9" w14:textId="77777777" w:rsidR="00326504" w:rsidRDefault="00326504" w:rsidP="00326504">
      <w:pPr>
        <w:pStyle w:val="List"/>
        <w:numPr>
          <w:ilvl w:val="0"/>
          <w:numId w:val="0"/>
        </w:numPr>
        <w:spacing w:line="480" w:lineRule="auto"/>
        <w:ind w:left="720" w:hanging="360"/>
      </w:pPr>
    </w:p>
    <w:p w14:paraId="670014CB" w14:textId="77777777" w:rsidR="00326504" w:rsidRDefault="00326504" w:rsidP="00326504">
      <w:pPr>
        <w:pStyle w:val="List"/>
        <w:numPr>
          <w:ilvl w:val="0"/>
          <w:numId w:val="0"/>
        </w:numPr>
        <w:spacing w:line="480" w:lineRule="auto"/>
        <w:ind w:left="720" w:hanging="360"/>
      </w:pPr>
    </w:p>
    <w:p w14:paraId="092A9AE6" w14:textId="77777777" w:rsidR="00326504" w:rsidRDefault="00326504" w:rsidP="00326504">
      <w:pPr>
        <w:pStyle w:val="List"/>
        <w:numPr>
          <w:ilvl w:val="0"/>
          <w:numId w:val="0"/>
        </w:numPr>
        <w:spacing w:line="480" w:lineRule="auto"/>
        <w:ind w:left="720" w:hanging="360"/>
      </w:pPr>
    </w:p>
    <w:p w14:paraId="4285134A" w14:textId="77777777" w:rsidR="00326504" w:rsidRDefault="00326504" w:rsidP="00326504">
      <w:pPr>
        <w:pStyle w:val="List"/>
        <w:numPr>
          <w:ilvl w:val="0"/>
          <w:numId w:val="0"/>
        </w:numPr>
        <w:spacing w:line="480" w:lineRule="auto"/>
        <w:ind w:left="720" w:hanging="360"/>
      </w:pPr>
    </w:p>
    <w:p w14:paraId="0641DE65" w14:textId="77777777" w:rsidR="00326504" w:rsidRDefault="00326504" w:rsidP="00326504">
      <w:pPr>
        <w:pStyle w:val="List"/>
        <w:numPr>
          <w:ilvl w:val="0"/>
          <w:numId w:val="0"/>
        </w:numPr>
        <w:spacing w:line="480" w:lineRule="auto"/>
        <w:ind w:left="720" w:hanging="360"/>
      </w:pPr>
    </w:p>
    <w:p w14:paraId="27FD7A5F" w14:textId="77777777" w:rsidR="00326504" w:rsidRDefault="00326504" w:rsidP="00326504">
      <w:pPr>
        <w:pStyle w:val="List4"/>
        <w:numPr>
          <w:ilvl w:val="0"/>
          <w:numId w:val="0"/>
        </w:numPr>
        <w:spacing w:line="480" w:lineRule="auto"/>
        <w:ind w:left="720"/>
      </w:pPr>
      <w:proofErr w:type="spellStart"/>
      <w:r w:rsidRPr="0004040F">
        <w:rPr>
          <w:b/>
          <w:bCs/>
        </w:rPr>
        <w:t>Mid West</w:t>
      </w:r>
      <w:proofErr w:type="spellEnd"/>
      <w:r>
        <w:rPr>
          <w:noProof/>
        </w:rPr>
        <w:drawing>
          <wp:inline distT="0" distB="0" distL="0" distR="0" wp14:anchorId="323A069C" wp14:editId="771C5554">
            <wp:extent cx="5457825" cy="4114800"/>
            <wp:effectExtent l="0" t="0" r="9525" b="0"/>
            <wp:docPr id="1762371827" name="Picture 17623718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825" cy="4114800"/>
                    </a:xfrm>
                    <a:prstGeom prst="rect">
                      <a:avLst/>
                    </a:prstGeom>
                  </pic:spPr>
                </pic:pic>
              </a:graphicData>
            </a:graphic>
          </wp:inline>
        </w:drawing>
      </w:r>
    </w:p>
    <w:p w14:paraId="424C5266" w14:textId="77777777" w:rsidR="00326504" w:rsidRPr="006B67BE" w:rsidRDefault="00326504" w:rsidP="00326504">
      <w:pPr>
        <w:spacing w:line="480" w:lineRule="auto"/>
      </w:pPr>
    </w:p>
    <w:p w14:paraId="0501DC43" w14:textId="77777777" w:rsidR="00326504" w:rsidRPr="006B67BE" w:rsidRDefault="00326504" w:rsidP="00326504">
      <w:pPr>
        <w:spacing w:line="480" w:lineRule="auto"/>
      </w:pPr>
    </w:p>
    <w:p w14:paraId="336BBB93" w14:textId="77777777" w:rsidR="00326504" w:rsidRPr="006B67BE" w:rsidRDefault="00326504" w:rsidP="00326504">
      <w:pPr>
        <w:spacing w:line="480" w:lineRule="auto"/>
      </w:pPr>
    </w:p>
    <w:p w14:paraId="4707C9F3" w14:textId="77777777" w:rsidR="00326504" w:rsidRPr="006B67BE" w:rsidRDefault="00326504" w:rsidP="00326504">
      <w:pPr>
        <w:spacing w:line="480" w:lineRule="auto"/>
      </w:pPr>
    </w:p>
    <w:p w14:paraId="10DB3710" w14:textId="77777777" w:rsidR="00326504" w:rsidRPr="006B67BE" w:rsidRDefault="00326504" w:rsidP="00326504">
      <w:pPr>
        <w:spacing w:line="480" w:lineRule="auto"/>
      </w:pPr>
    </w:p>
    <w:p w14:paraId="44DC14BD" w14:textId="77777777" w:rsidR="00326504" w:rsidRPr="006B67BE" w:rsidRDefault="00326504" w:rsidP="00326504">
      <w:pPr>
        <w:spacing w:line="480" w:lineRule="auto"/>
      </w:pPr>
    </w:p>
    <w:p w14:paraId="4A146BC7" w14:textId="77777777" w:rsidR="00326504" w:rsidRPr="006B67BE" w:rsidRDefault="00326504" w:rsidP="00326504">
      <w:pPr>
        <w:spacing w:line="480" w:lineRule="auto"/>
      </w:pPr>
    </w:p>
    <w:p w14:paraId="0C779853" w14:textId="77777777" w:rsidR="00326504" w:rsidRPr="006B67BE" w:rsidRDefault="00326504" w:rsidP="00326504">
      <w:pPr>
        <w:spacing w:line="480" w:lineRule="auto"/>
      </w:pPr>
    </w:p>
    <w:p w14:paraId="631B5243" w14:textId="77777777" w:rsidR="00326504" w:rsidRPr="006B67BE" w:rsidRDefault="00326504" w:rsidP="00326504">
      <w:pPr>
        <w:spacing w:line="480" w:lineRule="auto"/>
      </w:pPr>
    </w:p>
    <w:p w14:paraId="2A2FB154" w14:textId="77777777" w:rsidR="00326504" w:rsidRPr="006B67BE" w:rsidRDefault="00326504" w:rsidP="00326504">
      <w:pPr>
        <w:spacing w:line="480" w:lineRule="auto"/>
      </w:pPr>
    </w:p>
    <w:p w14:paraId="02B2A6F5" w14:textId="77777777" w:rsidR="00326504" w:rsidRPr="006B67BE" w:rsidRDefault="00326504" w:rsidP="00326504">
      <w:pPr>
        <w:spacing w:line="480" w:lineRule="auto"/>
      </w:pPr>
    </w:p>
    <w:p w14:paraId="1ABBA467" w14:textId="77777777" w:rsidR="00326504" w:rsidRPr="006B67BE" w:rsidRDefault="00326504" w:rsidP="00326504">
      <w:pPr>
        <w:spacing w:line="480" w:lineRule="auto"/>
      </w:pPr>
    </w:p>
    <w:p w14:paraId="2B9EBB05" w14:textId="77777777" w:rsidR="00326504" w:rsidRPr="006B67BE" w:rsidRDefault="00326504" w:rsidP="00326504">
      <w:pPr>
        <w:spacing w:line="480" w:lineRule="auto"/>
      </w:pPr>
    </w:p>
    <w:p w14:paraId="037970C2" w14:textId="77777777" w:rsidR="00326504" w:rsidRPr="006B67BE" w:rsidRDefault="00326504" w:rsidP="00326504">
      <w:pPr>
        <w:spacing w:line="480" w:lineRule="auto"/>
      </w:pPr>
    </w:p>
    <w:p w14:paraId="64E76FF5" w14:textId="77777777" w:rsidR="00326504" w:rsidRPr="006B67BE" w:rsidRDefault="00326504" w:rsidP="00326504">
      <w:pPr>
        <w:spacing w:line="480" w:lineRule="auto"/>
      </w:pPr>
    </w:p>
    <w:p w14:paraId="1DBEEDA9" w14:textId="77777777" w:rsidR="00326504" w:rsidRPr="006B67BE" w:rsidRDefault="00326504" w:rsidP="00326504">
      <w:pPr>
        <w:spacing w:line="480" w:lineRule="auto"/>
      </w:pPr>
    </w:p>
    <w:p w14:paraId="40B03633" w14:textId="77777777" w:rsidR="00326504" w:rsidRDefault="00326504" w:rsidP="00326504">
      <w:pPr>
        <w:spacing w:line="480" w:lineRule="auto"/>
        <w:rPr>
          <w:rFonts w:ascii="Calibri" w:eastAsia="Calibri" w:hAnsi="Calibri" w:cs="Calibri"/>
        </w:rPr>
      </w:pPr>
    </w:p>
    <w:p w14:paraId="431C1925" w14:textId="77777777" w:rsidR="00326504" w:rsidRDefault="00326504" w:rsidP="00326504">
      <w:pPr>
        <w:spacing w:line="480" w:lineRule="auto"/>
        <w:ind w:firstLine="720"/>
      </w:pPr>
    </w:p>
    <w:p w14:paraId="27FD7962" w14:textId="77777777" w:rsidR="00326504" w:rsidRDefault="00326504" w:rsidP="00326504">
      <w:pPr>
        <w:spacing w:line="480" w:lineRule="auto"/>
        <w:ind w:firstLine="720"/>
      </w:pPr>
    </w:p>
    <w:p w14:paraId="42266F61" w14:textId="77777777" w:rsidR="00326504" w:rsidRDefault="00326504" w:rsidP="00326504">
      <w:pPr>
        <w:spacing w:line="480" w:lineRule="auto"/>
        <w:ind w:firstLine="720"/>
      </w:pPr>
    </w:p>
    <w:p w14:paraId="578BC0B7" w14:textId="77777777" w:rsidR="00326504" w:rsidRDefault="00326504" w:rsidP="00326504">
      <w:pPr>
        <w:pStyle w:val="List4"/>
        <w:numPr>
          <w:ilvl w:val="0"/>
          <w:numId w:val="0"/>
        </w:numPr>
        <w:spacing w:line="480" w:lineRule="auto"/>
        <w:ind w:left="720"/>
      </w:pPr>
      <w:proofErr w:type="gramStart"/>
      <w:r w:rsidRPr="0004040F">
        <w:rPr>
          <w:b/>
          <w:bCs/>
        </w:rPr>
        <w:t>North East</w:t>
      </w:r>
      <w:proofErr w:type="gramEnd"/>
      <w:r>
        <w:rPr>
          <w:noProof/>
        </w:rPr>
        <w:drawing>
          <wp:inline distT="0" distB="0" distL="0" distR="0" wp14:anchorId="15025C5F" wp14:editId="169E6EDF">
            <wp:extent cx="5410200" cy="4019550"/>
            <wp:effectExtent l="0" t="0" r="0" b="0"/>
            <wp:docPr id="694999277" name="Picture 69499927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10200" cy="4019550"/>
                    </a:xfrm>
                    <a:prstGeom prst="rect">
                      <a:avLst/>
                    </a:prstGeom>
                  </pic:spPr>
                </pic:pic>
              </a:graphicData>
            </a:graphic>
          </wp:inline>
        </w:drawing>
      </w:r>
    </w:p>
    <w:p w14:paraId="276D1C93" w14:textId="77777777" w:rsidR="00326504" w:rsidRDefault="00326504" w:rsidP="00326504">
      <w:pPr>
        <w:pStyle w:val="List4"/>
        <w:numPr>
          <w:ilvl w:val="0"/>
          <w:numId w:val="0"/>
        </w:numPr>
        <w:spacing w:line="480" w:lineRule="auto"/>
        <w:ind w:left="720"/>
      </w:pPr>
      <w:proofErr w:type="gramStart"/>
      <w:r w:rsidRPr="0004040F">
        <w:rPr>
          <w:b/>
          <w:bCs/>
        </w:rPr>
        <w:lastRenderedPageBreak/>
        <w:t>South East</w:t>
      </w:r>
      <w:proofErr w:type="gramEnd"/>
      <w:r>
        <w:rPr>
          <w:noProof/>
        </w:rPr>
        <w:drawing>
          <wp:inline distT="0" distB="0" distL="0" distR="0" wp14:anchorId="571029FE" wp14:editId="2227CBF8">
            <wp:extent cx="5438775" cy="4105275"/>
            <wp:effectExtent l="0" t="0" r="9525" b="9525"/>
            <wp:docPr id="403410600" name="Picture 40341060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38775" cy="4105275"/>
                    </a:xfrm>
                    <a:prstGeom prst="rect">
                      <a:avLst/>
                    </a:prstGeom>
                  </pic:spPr>
                </pic:pic>
              </a:graphicData>
            </a:graphic>
          </wp:inline>
        </w:drawing>
      </w:r>
    </w:p>
    <w:p w14:paraId="1FEE030E" w14:textId="77777777" w:rsidR="00326504" w:rsidRDefault="00326504" w:rsidP="00326504">
      <w:pPr>
        <w:pStyle w:val="List4"/>
        <w:numPr>
          <w:ilvl w:val="0"/>
          <w:numId w:val="0"/>
        </w:numPr>
        <w:spacing w:line="480" w:lineRule="auto"/>
        <w:ind w:left="720"/>
      </w:pPr>
    </w:p>
    <w:p w14:paraId="08F7E6CA" w14:textId="77777777" w:rsidR="00326504" w:rsidRDefault="00326504" w:rsidP="00326504">
      <w:pPr>
        <w:pStyle w:val="List4"/>
        <w:numPr>
          <w:ilvl w:val="0"/>
          <w:numId w:val="0"/>
        </w:numPr>
        <w:spacing w:line="480" w:lineRule="auto"/>
        <w:ind w:left="720"/>
      </w:pPr>
    </w:p>
    <w:p w14:paraId="295D776D" w14:textId="77777777" w:rsidR="00326504" w:rsidRDefault="00326504" w:rsidP="00326504">
      <w:pPr>
        <w:pStyle w:val="List4"/>
        <w:numPr>
          <w:ilvl w:val="0"/>
          <w:numId w:val="0"/>
        </w:numPr>
        <w:spacing w:line="480" w:lineRule="auto"/>
        <w:ind w:left="720"/>
        <w:rPr>
          <w:noProof/>
        </w:rPr>
      </w:pPr>
      <w:proofErr w:type="gramStart"/>
      <w:r w:rsidRPr="0004040F">
        <w:rPr>
          <w:b/>
          <w:bCs/>
        </w:rPr>
        <w:lastRenderedPageBreak/>
        <w:t>South West</w:t>
      </w:r>
      <w:proofErr w:type="gramEnd"/>
      <w:r>
        <w:rPr>
          <w:noProof/>
        </w:rPr>
        <w:t xml:space="preserve"> </w:t>
      </w:r>
      <w:r>
        <w:rPr>
          <w:noProof/>
        </w:rPr>
        <w:drawing>
          <wp:inline distT="0" distB="0" distL="0" distR="0" wp14:anchorId="6BC8A2A3" wp14:editId="0B14343D">
            <wp:extent cx="5457825" cy="2971800"/>
            <wp:effectExtent l="0" t="0" r="9525" b="0"/>
            <wp:docPr id="1085240926" name="Picture 10852409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7825" cy="2971800"/>
                    </a:xfrm>
                    <a:prstGeom prst="rect">
                      <a:avLst/>
                    </a:prstGeom>
                  </pic:spPr>
                </pic:pic>
              </a:graphicData>
            </a:graphic>
          </wp:inline>
        </w:drawing>
      </w:r>
    </w:p>
    <w:p w14:paraId="01BB523D" w14:textId="77777777" w:rsidR="00326504" w:rsidRDefault="00326504" w:rsidP="00326504">
      <w:pPr>
        <w:pStyle w:val="List4"/>
        <w:numPr>
          <w:ilvl w:val="0"/>
          <w:numId w:val="0"/>
        </w:numPr>
        <w:spacing w:line="480" w:lineRule="auto"/>
        <w:ind w:left="720"/>
        <w:rPr>
          <w:b/>
          <w:bCs/>
          <w:noProof/>
        </w:rPr>
      </w:pPr>
      <w:r w:rsidRPr="0004040F">
        <w:rPr>
          <w:b/>
          <w:bCs/>
          <w:noProof/>
        </w:rPr>
        <w:t>West</w:t>
      </w:r>
      <w:r>
        <w:rPr>
          <w:noProof/>
        </w:rPr>
        <w:drawing>
          <wp:inline distT="0" distB="0" distL="0" distR="0" wp14:anchorId="2124C6BA" wp14:editId="1AE89AC0">
            <wp:extent cx="5505450" cy="2962275"/>
            <wp:effectExtent l="0" t="0" r="0" b="9525"/>
            <wp:docPr id="1335045385" name="Picture 13350453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5450" cy="2962275"/>
                    </a:xfrm>
                    <a:prstGeom prst="rect">
                      <a:avLst/>
                    </a:prstGeom>
                  </pic:spPr>
                </pic:pic>
              </a:graphicData>
            </a:graphic>
          </wp:inline>
        </w:drawing>
      </w:r>
    </w:p>
    <w:p w14:paraId="0A4EA623" w14:textId="77777777" w:rsidR="00326504" w:rsidRDefault="00326504" w:rsidP="00326504">
      <w:pPr>
        <w:pStyle w:val="List2"/>
        <w:numPr>
          <w:ilvl w:val="0"/>
          <w:numId w:val="0"/>
        </w:numPr>
        <w:spacing w:line="480" w:lineRule="auto"/>
        <w:ind w:left="1440" w:hanging="360"/>
      </w:pPr>
    </w:p>
    <w:p w14:paraId="06483422" w14:textId="77777777" w:rsidR="00326504" w:rsidRPr="00067BF6" w:rsidRDefault="00326504" w:rsidP="00326504">
      <w:pPr>
        <w:pStyle w:val="List2"/>
        <w:numPr>
          <w:ilvl w:val="0"/>
          <w:numId w:val="0"/>
        </w:numPr>
        <w:spacing w:line="480" w:lineRule="auto"/>
        <w:ind w:left="1440" w:hanging="360"/>
      </w:pPr>
      <w:r>
        <w:t xml:space="preserve">Above are screenshots of </w:t>
      </w:r>
      <w:proofErr w:type="gramStart"/>
      <w:r>
        <w:t>all of</w:t>
      </w:r>
      <w:proofErr w:type="gramEnd"/>
      <w:r>
        <w:t xml:space="preserve"> the repairs in a </w:t>
      </w:r>
      <w:proofErr w:type="spellStart"/>
      <w:r>
        <w:t>decending</w:t>
      </w:r>
      <w:proofErr w:type="spellEnd"/>
      <w:r>
        <w:t xml:space="preserve"> order for each region as identified in the provided documentation. This breaks down repairs from each region. By reviewing these </w:t>
      </w:r>
      <w:proofErr w:type="gramStart"/>
      <w:r>
        <w:t>tables</w:t>
      </w:r>
      <w:proofErr w:type="gramEnd"/>
      <w:r>
        <w:t xml:space="preserve"> the regions with the most repairs are the </w:t>
      </w:r>
      <w:proofErr w:type="spellStart"/>
      <w:r>
        <w:t>Mid West</w:t>
      </w:r>
      <w:proofErr w:type="spellEnd"/>
      <w:r>
        <w:t xml:space="preserve"> and North </w:t>
      </w:r>
      <w:r>
        <w:lastRenderedPageBreak/>
        <w:t xml:space="preserve">East. The </w:t>
      </w:r>
      <w:proofErr w:type="spellStart"/>
      <w:r>
        <w:t>Mid West</w:t>
      </w:r>
      <w:proofErr w:type="spellEnd"/>
      <w:r>
        <w:t xml:space="preserve"> has the most repairs by total numbers of repairs with the most common repair being the fuel tank.</w:t>
      </w:r>
    </w:p>
    <w:p w14:paraId="1B04B54A" w14:textId="77777777" w:rsidR="00326504" w:rsidRPr="00067BF6" w:rsidRDefault="00326504" w:rsidP="00326504">
      <w:pPr>
        <w:pStyle w:val="List3"/>
        <w:numPr>
          <w:ilvl w:val="2"/>
          <w:numId w:val="11"/>
        </w:numPr>
        <w:spacing w:line="480" w:lineRule="auto"/>
      </w:pPr>
      <w:r w:rsidRPr="00067BF6">
        <w:t xml:space="preserve">How might the fleet maintenance team use the information to update </w:t>
      </w:r>
      <w:r>
        <w:t>its</w:t>
      </w:r>
      <w:r w:rsidRPr="00067BF6">
        <w:t xml:space="preserve"> maintenance schedule? </w:t>
      </w:r>
    </w:p>
    <w:p w14:paraId="1EABA444" w14:textId="77777777" w:rsidR="00326504" w:rsidRPr="00067BF6" w:rsidRDefault="00326504" w:rsidP="00326504">
      <w:pPr>
        <w:pStyle w:val="List4"/>
        <w:numPr>
          <w:ilvl w:val="3"/>
          <w:numId w:val="11"/>
        </w:numPr>
        <w:spacing w:line="480" w:lineRule="auto"/>
      </w:pPr>
      <w:r>
        <w:t xml:space="preserve">The way that a fleet maintenance team could utilize the above tables is by reviewing them and making sure the most common repairs per region have the parts on </w:t>
      </w:r>
      <w:proofErr w:type="spellStart"/>
      <w:proofErr w:type="gramStart"/>
      <w:r>
        <w:t>stand by</w:t>
      </w:r>
      <w:proofErr w:type="spellEnd"/>
      <w:proofErr w:type="gramEnd"/>
      <w:r>
        <w:t xml:space="preserve">. </w:t>
      </w:r>
      <w:proofErr w:type="gramStart"/>
      <w:r>
        <w:t>Also</w:t>
      </w:r>
      <w:proofErr w:type="gramEnd"/>
      <w:r>
        <w:t xml:space="preserve"> they can provide greater resources in manpower and monetary concerns to the </w:t>
      </w:r>
      <w:proofErr w:type="spellStart"/>
      <w:r>
        <w:t>Mid West</w:t>
      </w:r>
      <w:proofErr w:type="spellEnd"/>
      <w:r>
        <w:t xml:space="preserve"> and North East as they are the busiest regions for this company.</w:t>
      </w:r>
    </w:p>
    <w:p w14:paraId="39C9831E" w14:textId="77777777" w:rsidR="00326504" w:rsidRDefault="00326504" w:rsidP="00326504">
      <w:pPr>
        <w:pStyle w:val="List2"/>
        <w:numPr>
          <w:ilvl w:val="1"/>
          <w:numId w:val="11"/>
        </w:numPr>
        <w:spacing w:line="480" w:lineRule="auto"/>
      </w:pPr>
      <w:r w:rsidRPr="00067BF6">
        <w:t>Which parts are being replaced most due to corrosion or rust?</w:t>
      </w:r>
    </w:p>
    <w:p w14:paraId="02B7FB81" w14:textId="77777777" w:rsidR="00326504" w:rsidRPr="00067BF6" w:rsidRDefault="00326504" w:rsidP="00326504">
      <w:pPr>
        <w:pStyle w:val="List3"/>
        <w:numPr>
          <w:ilvl w:val="0"/>
          <w:numId w:val="0"/>
        </w:numPr>
        <w:spacing w:line="480" w:lineRule="auto"/>
        <w:ind w:left="1800"/>
      </w:pPr>
      <w:r>
        <w:rPr>
          <w:noProof/>
        </w:rPr>
        <w:drawing>
          <wp:inline distT="0" distB="0" distL="0" distR="0" wp14:anchorId="68856EAC" wp14:editId="61F39BCB">
            <wp:extent cx="5467350" cy="2943225"/>
            <wp:effectExtent l="0" t="0" r="0" b="9525"/>
            <wp:docPr id="506936438" name="Picture 5069364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67350" cy="2943225"/>
                    </a:xfrm>
                    <a:prstGeom prst="rect">
                      <a:avLst/>
                    </a:prstGeom>
                  </pic:spPr>
                </pic:pic>
              </a:graphicData>
            </a:graphic>
          </wp:inline>
        </w:drawing>
      </w:r>
      <w:r>
        <w:t>The above screenshot shows the list of repairs performed with the reason listed as rust or corrosion. The query resulted in the Wheel Arch being repaired the most for these reasons.</w:t>
      </w:r>
    </w:p>
    <w:p w14:paraId="67384307" w14:textId="77777777" w:rsidR="00326504" w:rsidRPr="00067BF6" w:rsidRDefault="00326504" w:rsidP="00326504">
      <w:pPr>
        <w:pStyle w:val="List2"/>
        <w:numPr>
          <w:ilvl w:val="1"/>
          <w:numId w:val="11"/>
        </w:numPr>
        <w:spacing w:line="480" w:lineRule="auto"/>
      </w:pPr>
      <w:r w:rsidRPr="00067BF6">
        <w:lastRenderedPageBreak/>
        <w:t>Which parts are being replaced most because of mechanical failur</w:t>
      </w:r>
      <w:r>
        <w:t>e or accident, like a flat tire or</w:t>
      </w:r>
      <w:r w:rsidRPr="00067BF6">
        <w:t xml:space="preserve"> r</w:t>
      </w:r>
      <w:r>
        <w:t>ock through the windshield</w:t>
      </w:r>
      <w:r w:rsidRPr="00067BF6">
        <w:t>?</w:t>
      </w:r>
      <w:r>
        <w:rPr>
          <w:noProof/>
        </w:rPr>
        <w:drawing>
          <wp:inline distT="0" distB="0" distL="0" distR="0" wp14:anchorId="59AC9662" wp14:editId="4D120D0F">
            <wp:extent cx="5943600" cy="760730"/>
            <wp:effectExtent l="0" t="0" r="0" b="1270"/>
            <wp:docPr id="1979146875" name="Picture 19791468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760730"/>
                    </a:xfrm>
                    <a:prstGeom prst="rect">
                      <a:avLst/>
                    </a:prstGeom>
                  </pic:spPr>
                </pic:pic>
              </a:graphicData>
            </a:graphic>
          </wp:inline>
        </w:drawing>
      </w:r>
    </w:p>
    <w:p w14:paraId="7470421A" w14:textId="77777777" w:rsidR="00326504" w:rsidRPr="00067BF6" w:rsidRDefault="00326504" w:rsidP="00326504">
      <w:pPr>
        <w:suppressAutoHyphens/>
        <w:spacing w:line="480" w:lineRule="auto"/>
        <w:rPr>
          <w:rFonts w:ascii="Calibri" w:eastAsia="Calibri" w:hAnsi="Calibri" w:cs="Calibri"/>
        </w:rPr>
      </w:pPr>
      <w:r>
        <w:rPr>
          <w:rFonts w:ascii="Calibri" w:eastAsia="Calibri" w:hAnsi="Calibri" w:cs="Calibri"/>
        </w:rPr>
        <w:t>In the above screenshot I ran a query that matched all reasons for the reasons closest to accident or mechanical failure as those terms were not used in the reasons section of the table. It resulted in windshield being the most common part being replaced for these reasons.</w:t>
      </w:r>
    </w:p>
    <w:p w14:paraId="11A4D922" w14:textId="77777777" w:rsidR="00326504" w:rsidRPr="00BC4AC2" w:rsidRDefault="00326504" w:rsidP="00326504">
      <w:pPr>
        <w:pStyle w:val="List"/>
        <w:numPr>
          <w:ilvl w:val="0"/>
          <w:numId w:val="11"/>
        </w:numPr>
        <w:spacing w:line="480" w:lineRule="auto"/>
        <w:rPr>
          <w:color w:val="000000" w:themeColor="text1"/>
        </w:rPr>
      </w:pPr>
      <w:r w:rsidRPr="129E8FA6">
        <w:rPr>
          <w:bCs/>
        </w:rPr>
        <w:t xml:space="preserve">Write </w:t>
      </w:r>
      <w:proofErr w:type="gramStart"/>
      <w:r w:rsidRPr="129E8FA6">
        <w:rPr>
          <w:bCs/>
        </w:rPr>
        <w:t>a brief summary</w:t>
      </w:r>
      <w:proofErr w:type="gramEnd"/>
      <w:r w:rsidRPr="129E8FA6">
        <w:rPr>
          <w:bCs/>
        </w:rPr>
        <w:t xml:space="preserve"> of your analysis</w:t>
      </w:r>
      <w:r>
        <w:t xml:space="preserve"> </w:t>
      </w:r>
      <w:r w:rsidRPr="129E8FA6">
        <w:rPr>
          <w:color w:val="000000" w:themeColor="text1"/>
        </w:rPr>
        <w:t>that</w:t>
      </w:r>
      <w:r w:rsidRPr="129E8FA6">
        <w:rPr>
          <w:bCs/>
          <w:color w:val="000000" w:themeColor="text1"/>
        </w:rPr>
        <w:t xml:space="preserve"> </w:t>
      </w:r>
      <w:r w:rsidRPr="129E8FA6">
        <w:rPr>
          <w:color w:val="000000" w:themeColor="text1"/>
        </w:rPr>
        <w:t xml:space="preserve">takes the information from </w:t>
      </w:r>
      <w:r w:rsidRPr="00196034">
        <w:t xml:space="preserve">Step 1 </w:t>
      </w:r>
      <w:r w:rsidRPr="129E8FA6">
        <w:rPr>
          <w:color w:val="000000" w:themeColor="text1"/>
        </w:rPr>
        <w:t xml:space="preserve">and presents it in a way that nontechnical stakeholders </w:t>
      </w:r>
      <w:r w:rsidRPr="00196034">
        <w:t>can</w:t>
      </w:r>
      <w:r w:rsidRPr="129E8FA6">
        <w:rPr>
          <w:color w:val="000000" w:themeColor="text1"/>
        </w:rPr>
        <w:t xml:space="preserve"> </w:t>
      </w:r>
      <w:r>
        <w:rPr>
          <w:color w:val="000000" w:themeColor="text1"/>
        </w:rPr>
        <w:t>understand</w:t>
      </w:r>
      <w:r>
        <w:t>.</w:t>
      </w:r>
    </w:p>
    <w:p w14:paraId="7C2AA039" w14:textId="77777777" w:rsidR="00326504" w:rsidRPr="00BC4AC2" w:rsidRDefault="00326504" w:rsidP="00326504">
      <w:pPr>
        <w:pStyle w:val="List2"/>
        <w:numPr>
          <w:ilvl w:val="1"/>
          <w:numId w:val="11"/>
        </w:numPr>
        <w:spacing w:line="480" w:lineRule="auto"/>
      </w:pPr>
      <w:r>
        <w:t xml:space="preserve">When reviewing </w:t>
      </w:r>
      <w:proofErr w:type="gramStart"/>
      <w:r>
        <w:t>all of</w:t>
      </w:r>
      <w:proofErr w:type="gramEnd"/>
      <w:r>
        <w:t xml:space="preserve"> this data it can seem like a lot. When we </w:t>
      </w:r>
      <w:proofErr w:type="gramStart"/>
      <w:r>
        <w:t>are able to</w:t>
      </w:r>
      <w:proofErr w:type="gramEnd"/>
      <w:r>
        <w:t xml:space="preserve"> break all of it down into tables and organize the numbers it gets much clearer. The busiest areas that would need the most resources are the </w:t>
      </w:r>
      <w:proofErr w:type="spellStart"/>
      <w:r>
        <w:t>Mid West</w:t>
      </w:r>
      <w:proofErr w:type="spellEnd"/>
      <w:r>
        <w:t xml:space="preserve"> and </w:t>
      </w:r>
      <w:proofErr w:type="gramStart"/>
      <w:r>
        <w:t>North East</w:t>
      </w:r>
      <w:proofErr w:type="gramEnd"/>
      <w:r>
        <w:t xml:space="preserve">. It also shows that the most common issues that are </w:t>
      </w:r>
      <w:proofErr w:type="gramStart"/>
      <w:r>
        <w:t>ran</w:t>
      </w:r>
      <w:proofErr w:type="gramEnd"/>
      <w:r>
        <w:t xml:space="preserve"> into in those areas are rust or corrosion damage. </w:t>
      </w:r>
      <w:proofErr w:type="gramStart"/>
      <w:r>
        <w:t>Also</w:t>
      </w:r>
      <w:proofErr w:type="gramEnd"/>
      <w:r>
        <w:t xml:space="preserve"> the table that displays the list of repairs due to rust </w:t>
      </w:r>
      <w:proofErr w:type="gramStart"/>
      <w:r>
        <w:t>show</w:t>
      </w:r>
      <w:proofErr w:type="gramEnd"/>
      <w:r>
        <w:t xml:space="preserve"> that the lowest parts of the vehicle that are exposed; wheel arch, fender, rocker panel, etc. are the parts that rust targets the most. In the areas such as the “Rust Belt” in the </w:t>
      </w:r>
      <w:proofErr w:type="spellStart"/>
      <w:r>
        <w:t>Mid West</w:t>
      </w:r>
      <w:proofErr w:type="spellEnd"/>
      <w:r>
        <w:t xml:space="preserve"> should be stocked with these parts especially during the winter when the roads are salted which </w:t>
      </w:r>
      <w:proofErr w:type="gramStart"/>
      <w:r>
        <w:t>enhance</w:t>
      </w:r>
      <w:proofErr w:type="gramEnd"/>
      <w:r>
        <w:t xml:space="preserve"> the risk of and damage from rust. </w:t>
      </w:r>
    </w:p>
    <w:p w14:paraId="0A51B7BA" w14:textId="77777777" w:rsidR="00326504" w:rsidRPr="00067BF6" w:rsidRDefault="00326504" w:rsidP="00326504">
      <w:pPr>
        <w:pStyle w:val="List"/>
        <w:numPr>
          <w:ilvl w:val="0"/>
          <w:numId w:val="11"/>
        </w:numPr>
        <w:spacing w:line="480" w:lineRule="auto"/>
      </w:pPr>
      <w:r w:rsidRPr="129E8FA6">
        <w:rPr>
          <w:bCs/>
        </w:rPr>
        <w:t>Outline the approach</w:t>
      </w:r>
      <w:r>
        <w:t xml:space="preserve"> that you took to conduct the analysis. </w:t>
      </w:r>
    </w:p>
    <w:p w14:paraId="7C020859" w14:textId="77777777" w:rsidR="00326504" w:rsidRPr="00067BF6" w:rsidRDefault="00326504" w:rsidP="00326504">
      <w:pPr>
        <w:pStyle w:val="List2"/>
        <w:numPr>
          <w:ilvl w:val="1"/>
          <w:numId w:val="11"/>
        </w:numPr>
        <w:spacing w:line="480" w:lineRule="auto"/>
      </w:pPr>
      <w:r>
        <w:t>What queries did you use to identify trends or themes in the data?</w:t>
      </w:r>
    </w:p>
    <w:p w14:paraId="75073DDB" w14:textId="77777777" w:rsidR="00326504" w:rsidRPr="00067BF6" w:rsidRDefault="00326504" w:rsidP="00326504">
      <w:pPr>
        <w:pStyle w:val="List3"/>
        <w:numPr>
          <w:ilvl w:val="2"/>
          <w:numId w:val="11"/>
        </w:numPr>
        <w:spacing w:line="480" w:lineRule="auto"/>
      </w:pPr>
      <w:r>
        <w:t xml:space="preserve">The queries that I utilized to complete this analysis are all visible at the tops of each of the screenshots. I utilized count queries with what queries to create custom tables that answer the questions posed. I wrote queries that listed </w:t>
      </w:r>
      <w:proofErr w:type="gramStart"/>
      <w:r>
        <w:t>all of</w:t>
      </w:r>
      <w:proofErr w:type="gramEnd"/>
      <w:r>
        <w:t xml:space="preserve"> </w:t>
      </w:r>
      <w:r>
        <w:lastRenderedPageBreak/>
        <w:t xml:space="preserve">the items in a descending order by utilizing DESC to make sure the results showed the highest number to answer the question. I then did not limit them to show the </w:t>
      </w:r>
      <w:proofErr w:type="gramStart"/>
      <w:r>
        <w:t>amount</w:t>
      </w:r>
      <w:proofErr w:type="gramEnd"/>
      <w:r>
        <w:t xml:space="preserve"> of repairs for each query for all applicable answers. </w:t>
      </w:r>
    </w:p>
    <w:p w14:paraId="31DD00C2" w14:textId="77777777" w:rsidR="00326504" w:rsidRPr="00067BF6" w:rsidRDefault="00326504" w:rsidP="00326504">
      <w:pPr>
        <w:pStyle w:val="List2"/>
        <w:numPr>
          <w:ilvl w:val="1"/>
          <w:numId w:val="11"/>
        </w:numPr>
        <w:spacing w:line="480" w:lineRule="auto"/>
      </w:pPr>
      <w:r>
        <w:t>What are the benefits of using these queries to retrieve the information in a way that allows you to provide valuable information to your stakeholders?</w:t>
      </w:r>
    </w:p>
    <w:p w14:paraId="0672D23F" w14:textId="77777777" w:rsidR="00326504" w:rsidRPr="00067BF6" w:rsidRDefault="00326504" w:rsidP="00326504">
      <w:pPr>
        <w:pStyle w:val="List3"/>
        <w:numPr>
          <w:ilvl w:val="2"/>
          <w:numId w:val="11"/>
        </w:numPr>
        <w:spacing w:line="480" w:lineRule="auto"/>
      </w:pPr>
      <w:r>
        <w:t xml:space="preserve">The benefit of utilizing queries to retrieve information is that you can take a large file with a lot of information and create custom tables or pull out a specific answer from the table. It takes the analysis or sorting out of the </w:t>
      </w:r>
      <w:proofErr w:type="gramStart"/>
      <w:r>
        <w:t>users</w:t>
      </w:r>
      <w:proofErr w:type="gramEnd"/>
      <w:r>
        <w:t xml:space="preserve"> hands and makes the system do it so that it is faster. It also gives a user the ability to sort the data into tables of importance for different purposes.</w:t>
      </w:r>
    </w:p>
    <w:p w14:paraId="7DF85E19" w14:textId="77777777" w:rsidR="00326504" w:rsidRPr="00067BF6" w:rsidRDefault="00326504" w:rsidP="00326504">
      <w:pPr>
        <w:suppressAutoHyphens/>
        <w:spacing w:line="480" w:lineRule="auto"/>
        <w:ind w:left="2160"/>
        <w:rPr>
          <w:rFonts w:ascii="Calibri" w:eastAsia="Calibri" w:hAnsi="Calibri" w:cs="Calibri"/>
        </w:rPr>
      </w:pPr>
    </w:p>
    <w:p w14:paraId="3C3EF385" w14:textId="77777777" w:rsidR="00326504" w:rsidRPr="00067BF6" w:rsidRDefault="00326504" w:rsidP="00326504">
      <w:pPr>
        <w:pStyle w:val="List"/>
        <w:numPr>
          <w:ilvl w:val="0"/>
          <w:numId w:val="11"/>
        </w:numPr>
        <w:spacing w:line="480" w:lineRule="auto"/>
      </w:pPr>
      <w:r w:rsidRPr="129E8FA6">
        <w:rPr>
          <w:bCs/>
        </w:rPr>
        <w:t xml:space="preserve">Explain how the functions in the analysis tool </w:t>
      </w:r>
      <w:r>
        <w:t>allowed you to organize the data and retrieve records quickly.</w:t>
      </w:r>
    </w:p>
    <w:p w14:paraId="56111AB2" w14:textId="77777777" w:rsidR="00326504" w:rsidRPr="00067BF6" w:rsidRDefault="00326504" w:rsidP="00326504">
      <w:pPr>
        <w:pStyle w:val="List2"/>
        <w:numPr>
          <w:ilvl w:val="1"/>
          <w:numId w:val="11"/>
        </w:numPr>
        <w:spacing w:line="480" w:lineRule="auto"/>
      </w:pPr>
      <w:r>
        <w:t xml:space="preserve">The quick analysis tool allows you to quickly and easily format your data into either a chart, table, or other organizational format. </w:t>
      </w:r>
    </w:p>
    <w:p w14:paraId="7966E38C" w14:textId="77777777" w:rsidR="00326504" w:rsidRDefault="00326504" w:rsidP="00326504">
      <w:pPr>
        <w:pStyle w:val="ListParagraph"/>
        <w:numPr>
          <w:ilvl w:val="0"/>
          <w:numId w:val="12"/>
        </w:numPr>
        <w:spacing w:line="480" w:lineRule="auto"/>
      </w:pPr>
      <w:r>
        <w:t>Sales by Region.</w:t>
      </w:r>
    </w:p>
    <w:p w14:paraId="7B345D3A" w14:textId="77777777" w:rsidR="00326504" w:rsidRDefault="00326504" w:rsidP="00326504">
      <w:pPr>
        <w:pStyle w:val="ListParagraph"/>
        <w:spacing w:line="480" w:lineRule="auto"/>
      </w:pPr>
      <w:proofErr w:type="spellStart"/>
      <w:r>
        <w:t>i</w:t>
      </w:r>
      <w:proofErr w:type="spellEnd"/>
      <w:r>
        <w:t>.</w:t>
      </w:r>
      <w:r>
        <w:rPr>
          <w:noProof/>
        </w:rPr>
        <w:drawing>
          <wp:inline distT="0" distB="0" distL="0" distR="0" wp14:anchorId="240211D1" wp14:editId="7E725743">
            <wp:extent cx="5943600" cy="1468120"/>
            <wp:effectExtent l="0" t="0" r="0" b="0"/>
            <wp:docPr id="1014187527" name="Picture 10141875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22E98584" w14:textId="77777777" w:rsidR="00326504" w:rsidRDefault="00326504" w:rsidP="00326504">
      <w:pPr>
        <w:pStyle w:val="ListParagraph"/>
        <w:spacing w:line="480" w:lineRule="auto"/>
      </w:pPr>
      <w:r>
        <w:lastRenderedPageBreak/>
        <w:t xml:space="preserve">The above screenshot shows the result of a query to find the state with the most customers. The results of the query </w:t>
      </w:r>
      <w:proofErr w:type="gramStart"/>
      <w:r>
        <w:t>was</w:t>
      </w:r>
      <w:proofErr w:type="gramEnd"/>
      <w:r>
        <w:t xml:space="preserve"> Massachusetts has the most customers with 982 individual customers.</w:t>
      </w:r>
    </w:p>
    <w:p w14:paraId="73B3CDC6" w14:textId="77777777" w:rsidR="00326504" w:rsidRDefault="00326504" w:rsidP="00326504">
      <w:pPr>
        <w:pStyle w:val="ListParagraph"/>
        <w:spacing w:line="480" w:lineRule="auto"/>
      </w:pPr>
    </w:p>
    <w:p w14:paraId="53EA274E" w14:textId="77777777" w:rsidR="00326504" w:rsidRDefault="00326504" w:rsidP="00326504">
      <w:pPr>
        <w:pStyle w:val="ListParagraph"/>
        <w:spacing w:line="480" w:lineRule="auto"/>
      </w:pPr>
      <w:r>
        <w:t xml:space="preserve">ii. </w:t>
      </w:r>
      <w:r>
        <w:rPr>
          <w:noProof/>
        </w:rPr>
        <w:drawing>
          <wp:inline distT="0" distB="0" distL="0" distR="0" wp14:anchorId="038AAB77" wp14:editId="79E0AD19">
            <wp:extent cx="5943600" cy="889635"/>
            <wp:effectExtent l="0" t="0" r="0" b="5715"/>
            <wp:docPr id="1224001939" name="Picture 12240019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58F2B746" w14:textId="77777777" w:rsidR="00326504" w:rsidRDefault="00326504" w:rsidP="00326504">
      <w:pPr>
        <w:pStyle w:val="ListParagraph"/>
        <w:spacing w:line="480" w:lineRule="auto"/>
      </w:pPr>
      <w:r>
        <w:t xml:space="preserve">The above screenshot shows the result </w:t>
      </w:r>
      <w:proofErr w:type="gramStart"/>
      <w:r>
        <w:t>of  a</w:t>
      </w:r>
      <w:proofErr w:type="gramEnd"/>
      <w:r>
        <w:t xml:space="preserve"> query to find what is the top three items sold. The query created a custom table with the results. The most </w:t>
      </w:r>
      <w:proofErr w:type="gramStart"/>
      <w:r>
        <w:t>common</w:t>
      </w:r>
      <w:proofErr w:type="gramEnd"/>
      <w:r>
        <w:t xml:space="preserve"> sold item is BAS-48-1 C Basic Switch 10/100/1000 </w:t>
      </w:r>
      <w:proofErr w:type="spellStart"/>
      <w:r>
        <w:t>BaseT</w:t>
      </w:r>
      <w:proofErr w:type="spellEnd"/>
      <w:r>
        <w:t xml:space="preserve"> 48 Port. </w:t>
      </w:r>
    </w:p>
    <w:p w14:paraId="726DCD65" w14:textId="77777777" w:rsidR="00326504" w:rsidRDefault="00326504" w:rsidP="00326504">
      <w:pPr>
        <w:pStyle w:val="ListParagraph"/>
        <w:spacing w:line="480" w:lineRule="auto"/>
      </w:pPr>
      <w:r>
        <w:t>iii.</w:t>
      </w:r>
      <w:r>
        <w:rPr>
          <w:noProof/>
        </w:rPr>
        <w:drawing>
          <wp:inline distT="0" distB="0" distL="0" distR="0" wp14:anchorId="3B5D931D" wp14:editId="0FE1A345">
            <wp:extent cx="5943600" cy="628650"/>
            <wp:effectExtent l="0" t="0" r="0" b="0"/>
            <wp:docPr id="1216751778" name="Picture 121675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14:paraId="796D9B24" w14:textId="77777777" w:rsidR="00326504" w:rsidRDefault="00326504" w:rsidP="00326504">
      <w:pPr>
        <w:spacing w:line="480" w:lineRule="auto"/>
        <w:ind w:firstLine="720"/>
      </w:pPr>
      <w:r>
        <w:t xml:space="preserve">The above screenshot shows the result of a query to find the top three items sold in the </w:t>
      </w:r>
      <w:proofErr w:type="gramStart"/>
      <w:r>
        <w:t>south east</w:t>
      </w:r>
      <w:proofErr w:type="gramEnd"/>
      <w:r>
        <w:t xml:space="preserve">. To perform </w:t>
      </w:r>
      <w:proofErr w:type="gramStart"/>
      <w:r>
        <w:t>this</w:t>
      </w:r>
      <w:proofErr w:type="gramEnd"/>
      <w:r>
        <w:t xml:space="preserve"> I had to identify the states in the query as in the table the customer table has the address for the individual customers. So, </w:t>
      </w:r>
      <w:proofErr w:type="gramStart"/>
      <w:r>
        <w:t>singling</w:t>
      </w:r>
      <w:proofErr w:type="gramEnd"/>
      <w:r>
        <w:t xml:space="preserve"> out the states to identify the region of the </w:t>
      </w:r>
      <w:proofErr w:type="gramStart"/>
      <w:r>
        <w:t>south east</w:t>
      </w:r>
      <w:proofErr w:type="gramEnd"/>
      <w:r>
        <w:t xml:space="preserve"> was the easiest and fastest way to perform this query.</w:t>
      </w:r>
    </w:p>
    <w:p w14:paraId="7CE5B33A" w14:textId="77777777" w:rsidR="00326504" w:rsidRDefault="00326504" w:rsidP="00326504">
      <w:pPr>
        <w:pStyle w:val="ListParagraph"/>
        <w:numPr>
          <w:ilvl w:val="0"/>
          <w:numId w:val="12"/>
        </w:numPr>
        <w:spacing w:line="480" w:lineRule="auto"/>
      </w:pPr>
      <w:r>
        <w:t>Returns by region.</w:t>
      </w:r>
    </w:p>
    <w:p w14:paraId="1319C1B7" w14:textId="77777777" w:rsidR="00326504" w:rsidRDefault="00326504" w:rsidP="00326504">
      <w:pPr>
        <w:pStyle w:val="ListParagraph"/>
        <w:numPr>
          <w:ilvl w:val="0"/>
          <w:numId w:val="13"/>
        </w:numPr>
        <w:spacing w:line="480" w:lineRule="auto"/>
      </w:pPr>
      <w:r>
        <w:rPr>
          <w:noProof/>
        </w:rPr>
        <w:drawing>
          <wp:inline distT="0" distB="0" distL="0" distR="0" wp14:anchorId="5E413879" wp14:editId="072072D2">
            <wp:extent cx="5943600" cy="751840"/>
            <wp:effectExtent l="0" t="0" r="0" b="0"/>
            <wp:docPr id="752232941" name="Picture 7522329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751840"/>
                    </a:xfrm>
                    <a:prstGeom prst="rect">
                      <a:avLst/>
                    </a:prstGeom>
                  </pic:spPr>
                </pic:pic>
              </a:graphicData>
            </a:graphic>
          </wp:inline>
        </w:drawing>
      </w:r>
    </w:p>
    <w:p w14:paraId="5E2956E1" w14:textId="77777777" w:rsidR="00326504" w:rsidRDefault="00326504" w:rsidP="00326504">
      <w:pPr>
        <w:pStyle w:val="ListParagraph"/>
        <w:spacing w:line="480" w:lineRule="auto"/>
        <w:ind w:left="1080"/>
      </w:pPr>
      <w:r>
        <w:lastRenderedPageBreak/>
        <w:t xml:space="preserve">The above screen shot shows the result of </w:t>
      </w:r>
      <w:proofErr w:type="gramStart"/>
      <w:r>
        <w:t>the a</w:t>
      </w:r>
      <w:proofErr w:type="gramEnd"/>
      <w:r>
        <w:t xml:space="preserve"> query to find the three top returned items throughout the United States. The result of the query shows that the most returned item is the BAS-48-1 C Basic Switch 10/100/1000 </w:t>
      </w:r>
      <w:proofErr w:type="spellStart"/>
      <w:r>
        <w:t>BaseT</w:t>
      </w:r>
      <w:proofErr w:type="spellEnd"/>
      <w:r>
        <w:t xml:space="preserve"> 48 port.</w:t>
      </w:r>
    </w:p>
    <w:p w14:paraId="72F6E7ED" w14:textId="77777777" w:rsidR="00326504" w:rsidRDefault="00326504" w:rsidP="00326504">
      <w:pPr>
        <w:pStyle w:val="ListParagraph"/>
        <w:spacing w:line="480" w:lineRule="auto"/>
        <w:ind w:left="1080"/>
      </w:pPr>
      <w:r>
        <w:t xml:space="preserve">ii. </w:t>
      </w:r>
      <w:r>
        <w:rPr>
          <w:noProof/>
        </w:rPr>
        <w:drawing>
          <wp:inline distT="0" distB="0" distL="0" distR="0" wp14:anchorId="02E1953F" wp14:editId="0030F44B">
            <wp:extent cx="5943600" cy="683260"/>
            <wp:effectExtent l="0" t="0" r="0" b="2540"/>
            <wp:docPr id="1740846828" name="Picture 174084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052C6869" w14:textId="77777777" w:rsidR="00326504" w:rsidRDefault="00326504" w:rsidP="00326504">
      <w:pPr>
        <w:tabs>
          <w:tab w:val="left" w:pos="1170"/>
        </w:tabs>
        <w:spacing w:line="480" w:lineRule="auto"/>
        <w:ind w:left="1170"/>
      </w:pPr>
      <w:r>
        <w:tab/>
        <w:t xml:space="preserve">The above screenshot shows the results of a query that identifies the top three items returned in the </w:t>
      </w:r>
      <w:proofErr w:type="gramStart"/>
      <w:r>
        <w:t>north west</w:t>
      </w:r>
      <w:proofErr w:type="gramEnd"/>
      <w:r>
        <w:t xml:space="preserve">. To identify the </w:t>
      </w:r>
      <w:proofErr w:type="gramStart"/>
      <w:r>
        <w:t>region</w:t>
      </w:r>
      <w:proofErr w:type="gramEnd"/>
      <w:r>
        <w:t xml:space="preserve"> I had to identify the individual states to make up the region as the customer table only has state listed not region. I had to perform a join operation to connect the RMA, Orders, and customer tables to properly perform this query.</w:t>
      </w:r>
    </w:p>
    <w:p w14:paraId="13AE3A9F" w14:textId="77777777" w:rsidR="00326504" w:rsidRDefault="00326504" w:rsidP="00326504">
      <w:pPr>
        <w:tabs>
          <w:tab w:val="left" w:pos="1200"/>
        </w:tabs>
        <w:spacing w:line="480" w:lineRule="auto"/>
        <w:ind w:left="1260"/>
      </w:pPr>
      <w:r>
        <w:t>3) Write a report.</w:t>
      </w:r>
    </w:p>
    <w:p w14:paraId="1E0B9B43" w14:textId="77777777" w:rsidR="00326504" w:rsidRDefault="00326504" w:rsidP="00326504">
      <w:pPr>
        <w:tabs>
          <w:tab w:val="left" w:pos="1200"/>
        </w:tabs>
        <w:spacing w:line="480" w:lineRule="auto"/>
        <w:ind w:left="1260"/>
      </w:pPr>
      <w:r>
        <w:t xml:space="preserve">The point of </w:t>
      </w:r>
      <w:proofErr w:type="gramStart"/>
      <w:r>
        <w:t>all of</w:t>
      </w:r>
      <w:proofErr w:type="gramEnd"/>
      <w:r>
        <w:t xml:space="preserve"> the queries in part A is to show the most sold items by the client. The point of utilizing SQL to do this is to take the large files and tons of data and make it into manageable pieces. The results of these queries showed us that the state with the most customers is Massachusetts. This can tell you a few things. You can look at this from a marketing standpoint and figure out what the marketing team over Massachusetts is doing that is working and implement that over the other states to help grow the business. It can also tell you that the biggest need for a new warehouse to ship items faster to large </w:t>
      </w:r>
      <w:proofErr w:type="gramStart"/>
      <w:r>
        <w:t>portion</w:t>
      </w:r>
      <w:proofErr w:type="gramEnd"/>
      <w:r>
        <w:t xml:space="preserve"> of your customer base should be placed somewhere in or near Massachusetts. Also, the queries in part A </w:t>
      </w:r>
      <w:proofErr w:type="gramStart"/>
      <w:r>
        <w:t>shows</w:t>
      </w:r>
      <w:proofErr w:type="gramEnd"/>
      <w:r>
        <w:t xml:space="preserve"> us that the most purchased item is the BAS-48-1 C Basic Switch 10/100/1000 </w:t>
      </w:r>
      <w:proofErr w:type="spellStart"/>
      <w:r>
        <w:t>BaseT</w:t>
      </w:r>
      <w:proofErr w:type="spellEnd"/>
      <w:r>
        <w:t xml:space="preserve"> </w:t>
      </w:r>
      <w:r>
        <w:lastRenderedPageBreak/>
        <w:t xml:space="preserve">48 Port. This tells us that it would be a good idea to keep that item on hand or </w:t>
      </w:r>
      <w:proofErr w:type="spellStart"/>
      <w:r>
        <w:t>atleast</w:t>
      </w:r>
      <w:proofErr w:type="spellEnd"/>
      <w:r>
        <w:t xml:space="preserve"> a larger stock of the items as it is being purchased often. This last query that was run in part A was to check the top sellers in the </w:t>
      </w:r>
      <w:proofErr w:type="gramStart"/>
      <w:r>
        <w:t>south eastern</w:t>
      </w:r>
      <w:proofErr w:type="gramEnd"/>
      <w:r>
        <w:t xml:space="preserve"> states this company operates in. It tells us that the top </w:t>
      </w:r>
      <w:proofErr w:type="gramStart"/>
      <w:r>
        <w:t>seller</w:t>
      </w:r>
      <w:proofErr w:type="gramEnd"/>
      <w:r>
        <w:t xml:space="preserve"> the BAS-48-1 C Basic Switch 10/100/1000 </w:t>
      </w:r>
      <w:proofErr w:type="spellStart"/>
      <w:r>
        <w:t>BaseT</w:t>
      </w:r>
      <w:proofErr w:type="spellEnd"/>
      <w:r>
        <w:t xml:space="preserve"> 48 Port is the same but the second and third top sellers are different. This tells us that the BAS-48-1 C Basic Switch 10/100/1000 </w:t>
      </w:r>
      <w:proofErr w:type="spellStart"/>
      <w:r>
        <w:t>BaseT</w:t>
      </w:r>
      <w:proofErr w:type="spellEnd"/>
      <w:r>
        <w:t xml:space="preserve"> 48 Port is a very popular item that is sold in </w:t>
      </w:r>
      <w:proofErr w:type="spellStart"/>
      <w:proofErr w:type="gramStart"/>
      <w:r>
        <w:t>may</w:t>
      </w:r>
      <w:proofErr w:type="spellEnd"/>
      <w:proofErr w:type="gramEnd"/>
      <w:r>
        <w:t xml:space="preserve"> places. It also tells us that each region might have </w:t>
      </w:r>
      <w:proofErr w:type="gramStart"/>
      <w:r>
        <w:t>the</w:t>
      </w:r>
      <w:proofErr w:type="gramEnd"/>
      <w:r>
        <w:t xml:space="preserve"> need for different items. </w:t>
      </w:r>
    </w:p>
    <w:p w14:paraId="3E502757" w14:textId="77777777" w:rsidR="00326504" w:rsidRPr="00E42711" w:rsidRDefault="00326504" w:rsidP="00326504">
      <w:pPr>
        <w:tabs>
          <w:tab w:val="left" w:pos="1200"/>
        </w:tabs>
        <w:spacing w:line="480" w:lineRule="auto"/>
        <w:ind w:left="1260"/>
      </w:pPr>
      <w:r>
        <w:tab/>
        <w:t xml:space="preserve">In part B we ran queries to analyze the returns </w:t>
      </w:r>
      <w:proofErr w:type="gramStart"/>
      <w:r>
        <w:t>by</w:t>
      </w:r>
      <w:proofErr w:type="gramEnd"/>
      <w:r>
        <w:t xml:space="preserve"> this company. To perform these </w:t>
      </w:r>
      <w:proofErr w:type="gramStart"/>
      <w:r>
        <w:t>queries</w:t>
      </w:r>
      <w:proofErr w:type="gramEnd"/>
      <w:r>
        <w:t xml:space="preserve"> I had to utilize a join operation between all three of the tables to help identify the most returned items. This information is important as it can help identify possible problems with items. The most returned item in the entirety of the US is the BAS-48-1 C Basic Switch 10/100/1000 </w:t>
      </w:r>
      <w:proofErr w:type="spellStart"/>
      <w:r>
        <w:t>BaseT</w:t>
      </w:r>
      <w:proofErr w:type="spellEnd"/>
      <w:r>
        <w:t xml:space="preserve"> 48 Port. This is interesting since it is the most bought item. This could lead to possible </w:t>
      </w:r>
      <w:proofErr w:type="gramStart"/>
      <w:r>
        <w:t>over ordering</w:t>
      </w:r>
      <w:proofErr w:type="gramEnd"/>
      <w:r>
        <w:t xml:space="preserve"> or an issue with the supplier of the item. If the item that is being shipped to customers is defective this could be an issue that could cause a company to lose customers. </w:t>
      </w:r>
      <w:proofErr w:type="gramStart"/>
      <w:r>
        <w:t>Also</w:t>
      </w:r>
      <w:proofErr w:type="gramEnd"/>
      <w:r>
        <w:t xml:space="preserve"> the second section of part B was to identify the most returned item in the north west. To perform this </w:t>
      </w:r>
      <w:proofErr w:type="gramStart"/>
      <w:r>
        <w:t>query</w:t>
      </w:r>
      <w:proofErr w:type="gramEnd"/>
      <w:r>
        <w:t xml:space="preserve"> I had to identify the states in the north west I wanted to pull data from as there is no attribute for region in any of the tables for me to organize the data from. The result of this query showed us that the most returned item in the </w:t>
      </w:r>
      <w:proofErr w:type="gramStart"/>
      <w:r>
        <w:t>north west</w:t>
      </w:r>
      <w:proofErr w:type="gramEnd"/>
      <w:r>
        <w:t xml:space="preserve"> was the BAS-48-1 C Basic Switch 10/100/1000 </w:t>
      </w:r>
      <w:proofErr w:type="spellStart"/>
      <w:r>
        <w:t>BaseT</w:t>
      </w:r>
      <w:proofErr w:type="spellEnd"/>
      <w:r>
        <w:t xml:space="preserve"> 48 Port. Again, this can point to an issue with a supplier. As this is the most purchased item in the US this is a very important item to make sure is functional and the </w:t>
      </w:r>
      <w:r>
        <w:lastRenderedPageBreak/>
        <w:t xml:space="preserve">proper item. With the information gained from these queries I would evaluate the shipping and the manufacturers of the BAS-48-1 C Basic Switch 10/100/1000 </w:t>
      </w:r>
      <w:proofErr w:type="spellStart"/>
      <w:r>
        <w:t>BaseT</w:t>
      </w:r>
      <w:proofErr w:type="spellEnd"/>
      <w:r>
        <w:t xml:space="preserve"> 48 Port to make sure that a functional item is being shipped and to make sure that the merchandise is not being destroyed during transport. I would also </w:t>
      </w:r>
      <w:proofErr w:type="gramStart"/>
      <w:r>
        <w:t>look into</w:t>
      </w:r>
      <w:proofErr w:type="gramEnd"/>
      <w:r>
        <w:t xml:space="preserve"> the customers that are ordering them. This could be as simple as </w:t>
      </w:r>
      <w:proofErr w:type="gramStart"/>
      <w:r>
        <w:t>over ordering</w:t>
      </w:r>
      <w:proofErr w:type="gramEnd"/>
      <w:r>
        <w:t xml:space="preserve"> and people returning the </w:t>
      </w:r>
      <w:proofErr w:type="gramStart"/>
      <w:r>
        <w:t>left over</w:t>
      </w:r>
      <w:proofErr w:type="gramEnd"/>
      <w:r>
        <w:t xml:space="preserve"> items they did not use. This could be fixed by changing the size of package when customers purchase this item. For example, if the switch comes in a ten pack and people are returning 5 of them each </w:t>
      </w:r>
      <w:proofErr w:type="gramStart"/>
      <w:r>
        <w:t>time</w:t>
      </w:r>
      <w:proofErr w:type="gramEnd"/>
      <w:r>
        <w:t xml:space="preserve"> I would recommend changing the pack size to five to limit the returns.  </w:t>
      </w:r>
    </w:p>
    <w:p w14:paraId="092119EB" w14:textId="77777777" w:rsidR="00326504" w:rsidRDefault="00326504" w:rsidP="00326504">
      <w:pPr>
        <w:pStyle w:val="List"/>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Navigate to your online integrated </w:t>
      </w:r>
      <w:r w:rsidRPr="00B70646">
        <w:rPr>
          <w:rFonts w:asciiTheme="minorHAnsi" w:eastAsiaTheme="minorEastAsia" w:hAnsiTheme="minorHAnsi" w:cstheme="minorBidi"/>
        </w:rPr>
        <w:t>development</w:t>
      </w:r>
      <w:r w:rsidRPr="03D55F8A">
        <w:rPr>
          <w:rFonts w:asciiTheme="minorHAnsi" w:eastAsiaTheme="minorEastAsia" w:hAnsiTheme="minorHAnsi" w:cstheme="minorBidi"/>
        </w:rPr>
        <w:t xml:space="preserve"> environment (IDE).  List and record the SQL commands that you used to complete this step here: </w:t>
      </w:r>
    </w:p>
    <w:p w14:paraId="55EBF79B" w14:textId="77777777" w:rsidR="00326504" w:rsidRPr="005537CD" w:rsidRDefault="00326504" w:rsidP="00326504">
      <w:pPr>
        <w:pStyle w:val="List2"/>
        <w:spacing w:line="480" w:lineRule="auto"/>
        <w:ind w:left="720"/>
        <w:rPr>
          <w:rFonts w:asciiTheme="minorHAnsi" w:eastAsiaTheme="minorEastAsia" w:hAnsiTheme="minorHAnsi" w:cstheme="minorBidi"/>
        </w:rPr>
      </w:pPr>
      <w:r>
        <w:t xml:space="preserve">To begin this </w:t>
      </w:r>
      <w:proofErr w:type="gramStart"/>
      <w:r>
        <w:t>assignment</w:t>
      </w:r>
      <w:proofErr w:type="gramEnd"/>
      <w:r>
        <w:t xml:space="preserve"> I accessed the Codio Lab through the Codio tab in the module menu. After I accessed </w:t>
      </w:r>
      <w:proofErr w:type="gramStart"/>
      <w:r>
        <w:t>Codio</w:t>
      </w:r>
      <w:proofErr w:type="gramEnd"/>
      <w:r>
        <w:t xml:space="preserve"> I used the </w:t>
      </w:r>
      <w:proofErr w:type="spellStart"/>
      <w:r>
        <w:t>mysql</w:t>
      </w:r>
      <w:proofErr w:type="spellEnd"/>
      <w:r>
        <w:t xml:space="preserve"> command in the terminal. I do not have a screenshot of this step.</w:t>
      </w:r>
      <w:bookmarkStart w:id="1" w:name="_heading=h.gjdgxs"/>
      <w:bookmarkEnd w:id="1"/>
    </w:p>
    <w:p w14:paraId="5886C7BB" w14:textId="77777777" w:rsidR="00326504" w:rsidRPr="005537CD" w:rsidRDefault="00326504" w:rsidP="00326504">
      <w:pPr>
        <w:pStyle w:val="List2"/>
        <w:numPr>
          <w:ilvl w:val="0"/>
          <w:numId w:val="0"/>
        </w:numPr>
        <w:spacing w:line="480" w:lineRule="auto"/>
        <w:ind w:left="720"/>
        <w:rPr>
          <w:rFonts w:asciiTheme="minorHAnsi" w:eastAsiaTheme="minorEastAsia" w:hAnsiTheme="minorHAnsi" w:cstheme="minorBidi"/>
        </w:rPr>
      </w:pPr>
    </w:p>
    <w:p w14:paraId="45A92348" w14:textId="77777777" w:rsidR="00326504" w:rsidRDefault="00326504" w:rsidP="00326504">
      <w:pPr>
        <w:pStyle w:val="List"/>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Create a database schema called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List out the database name. Provide the SQL commands you ran against MySQL to successfully complete this in your answer:</w:t>
      </w:r>
    </w:p>
    <w:p w14:paraId="04BB4C8A" w14:textId="77777777" w:rsidR="00326504" w:rsidRDefault="00326504" w:rsidP="00326504">
      <w:pPr>
        <w:pStyle w:val="List2"/>
        <w:spacing w:line="480" w:lineRule="auto"/>
      </w:pPr>
      <w:ins w:id="2" w:author="Benoit, Ian" w:date="2023-02-11T16:37:00Z">
        <w:r>
          <w:rPr>
            <w:noProof/>
          </w:rPr>
          <w:lastRenderedPageBreak/>
          <w:drawing>
            <wp:inline distT="0" distB="0" distL="0" distR="0" wp14:anchorId="70E22A94" wp14:editId="2F8873B7">
              <wp:extent cx="2733675" cy="3686175"/>
              <wp:effectExtent l="0" t="0" r="9525" b="9525"/>
              <wp:docPr id="1481572356" name="Picture 14815723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33675" cy="3686175"/>
                      </a:xfrm>
                      <a:prstGeom prst="rect">
                        <a:avLst/>
                      </a:prstGeom>
                    </pic:spPr>
                  </pic:pic>
                </a:graphicData>
              </a:graphic>
            </wp:inline>
          </w:drawing>
        </w:r>
      </w:ins>
    </w:p>
    <w:p w14:paraId="2073F345" w14:textId="77777777" w:rsidR="00326504" w:rsidRDefault="00326504" w:rsidP="00326504">
      <w:pPr>
        <w:pStyle w:val="List2"/>
        <w:numPr>
          <w:ilvl w:val="0"/>
          <w:numId w:val="0"/>
        </w:numPr>
        <w:spacing w:line="480" w:lineRule="auto"/>
        <w:ind w:left="1440"/>
        <w:pPrChange w:id="3" w:author="Benoit, Ian" w:date="2023-02-11T16:38:00Z">
          <w:pPr>
            <w:spacing w:after="0" w:line="240" w:lineRule="auto"/>
            <w:jc w:val="center"/>
          </w:pPr>
        </w:pPrChange>
      </w:pPr>
      <w:r>
        <w:t xml:space="preserve">In the above screenshot I utilized the Create database function to create a database named </w:t>
      </w:r>
      <w:proofErr w:type="spellStart"/>
      <w:r>
        <w:t>QuantigrationUpdates</w:t>
      </w:r>
      <w:proofErr w:type="spellEnd"/>
      <w:r>
        <w:t xml:space="preserve">. I then used the show database command to print to screen </w:t>
      </w:r>
      <w:proofErr w:type="gramStart"/>
      <w:r>
        <w:t>all of</w:t>
      </w:r>
      <w:proofErr w:type="gramEnd"/>
      <w:r>
        <w:t xml:space="preserve"> the available databases. </w:t>
      </w:r>
      <w:proofErr w:type="gramStart"/>
      <w:r>
        <w:t>Finally</w:t>
      </w:r>
      <w:proofErr w:type="gramEnd"/>
      <w:r>
        <w:t xml:space="preserve"> I used the use command to change the database in use to </w:t>
      </w:r>
      <w:proofErr w:type="spellStart"/>
      <w:r>
        <w:t>QuantigrationUptades</w:t>
      </w:r>
      <w:proofErr w:type="spellEnd"/>
      <w:r>
        <w:t>.</w:t>
      </w:r>
    </w:p>
    <w:p w14:paraId="1B486D31" w14:textId="77777777" w:rsidR="00326504" w:rsidRDefault="00326504" w:rsidP="00326504">
      <w:pPr>
        <w:pBdr>
          <w:top w:val="nil"/>
          <w:left w:val="nil"/>
          <w:bottom w:val="nil"/>
          <w:right w:val="nil"/>
          <w:between w:val="nil"/>
        </w:pBdr>
        <w:spacing w:after="0" w:line="480" w:lineRule="auto"/>
        <w:rPr>
          <w:rFonts w:asciiTheme="minorHAnsi" w:eastAsiaTheme="minorEastAsia" w:hAnsiTheme="minorHAnsi" w:cstheme="minorBidi"/>
        </w:rPr>
      </w:pPr>
    </w:p>
    <w:p w14:paraId="4491C372" w14:textId="77777777" w:rsidR="00326504" w:rsidRDefault="00326504" w:rsidP="00326504">
      <w:pPr>
        <w:pStyle w:val="List"/>
        <w:spacing w:line="480" w:lineRule="auto"/>
        <w:rPr>
          <w:rFonts w:asciiTheme="minorHAnsi" w:eastAsiaTheme="minorEastAsia" w:hAnsiTheme="minorHAnsi" w:cstheme="minorBidi"/>
        </w:rPr>
      </w:pPr>
      <w:r w:rsidRPr="03D55F8A">
        <w:rPr>
          <w:rFonts w:asciiTheme="minorHAnsi" w:eastAsiaTheme="minorEastAsia" w:hAnsiTheme="minorHAnsi" w:cstheme="minorBidi"/>
        </w:rPr>
        <w:t>Using the entity relationship diagram (ERD) as a reference, create the following tables with the appropriate attributes and keys:</w:t>
      </w:r>
    </w:p>
    <w:p w14:paraId="2703D3AB" w14:textId="77777777" w:rsidR="00326504" w:rsidRDefault="00326504" w:rsidP="00326504">
      <w:pPr>
        <w:pStyle w:val="List2"/>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Customers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 as defined on the project ERD. Provide the SQL commands you ran against MySQL to complete this successfully in your answer:</w:t>
      </w:r>
    </w:p>
    <w:p w14:paraId="58DC0622" w14:textId="77777777" w:rsidR="00326504" w:rsidRDefault="00326504" w:rsidP="00326504">
      <w:pPr>
        <w:spacing w:after="0" w:line="480" w:lineRule="auto"/>
        <w:ind w:left="1440"/>
        <w:rPr>
          <w:rFonts w:asciiTheme="minorHAnsi" w:eastAsiaTheme="minorEastAsia" w:hAnsiTheme="minorHAnsi" w:cstheme="minorBidi"/>
        </w:rPr>
      </w:pPr>
    </w:p>
    <w:p w14:paraId="0BE43D57" w14:textId="77777777" w:rsidR="00326504" w:rsidRDefault="00326504" w:rsidP="00326504">
      <w:pPr>
        <w:pStyle w:val="List2"/>
        <w:numPr>
          <w:ilvl w:val="0"/>
          <w:numId w:val="15"/>
        </w:numPr>
        <w:spacing w:line="480" w:lineRule="auto"/>
      </w:pPr>
      <w:ins w:id="4" w:author="Benoit, Ian" w:date="2023-02-11T16:45:00Z">
        <w:r>
          <w:rPr>
            <w:noProof/>
          </w:rPr>
          <w:lastRenderedPageBreak/>
          <w:drawing>
            <wp:inline distT="0" distB="0" distL="0" distR="0" wp14:anchorId="20CC0860" wp14:editId="4E6A1CFF">
              <wp:extent cx="5819775" cy="4619625"/>
              <wp:effectExtent l="0" t="0" r="9525" b="9525"/>
              <wp:docPr id="1840281631" name="Picture 18402816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19775" cy="4619625"/>
                      </a:xfrm>
                      <a:prstGeom prst="rect">
                        <a:avLst/>
                      </a:prstGeom>
                    </pic:spPr>
                  </pic:pic>
                </a:graphicData>
              </a:graphic>
            </wp:inline>
          </w:drawing>
        </w:r>
      </w:ins>
    </w:p>
    <w:p w14:paraId="4E11F72A" w14:textId="77777777" w:rsidR="00326504" w:rsidDel="006E09A0" w:rsidRDefault="00326504" w:rsidP="00326504">
      <w:pPr>
        <w:pStyle w:val="List2"/>
        <w:numPr>
          <w:ilvl w:val="0"/>
          <w:numId w:val="15"/>
        </w:numPr>
        <w:spacing w:line="480" w:lineRule="auto"/>
        <w:rPr>
          <w:del w:id="5" w:author="Benoit, Ian" w:date="2023-02-11T16:45:00Z"/>
        </w:rPr>
        <w:pPrChange w:id="6" w:author="Benoit, Ian" w:date="2023-02-11T16:44:00Z">
          <w:pPr>
            <w:spacing w:after="0" w:line="240" w:lineRule="auto"/>
            <w:ind w:left="1440"/>
          </w:pPr>
        </w:pPrChange>
      </w:pPr>
      <w:r>
        <w:t xml:space="preserve">In the above screenshot I utilized the Create table command to create the Customers table. I then used commas and </w:t>
      </w:r>
      <w:proofErr w:type="gramStart"/>
      <w:r>
        <w:t>enter</w:t>
      </w:r>
      <w:proofErr w:type="gramEnd"/>
      <w:r>
        <w:t xml:space="preserve"> to separate the </w:t>
      </w:r>
      <w:proofErr w:type="spellStart"/>
      <w:r>
        <w:t>attriubutes</w:t>
      </w:r>
      <w:proofErr w:type="spellEnd"/>
      <w:r>
        <w:t xml:space="preserve"> for the table. I then identified the primary key as </w:t>
      </w:r>
      <w:proofErr w:type="spellStart"/>
      <w:r>
        <w:t>CustomerID</w:t>
      </w:r>
      <w:proofErr w:type="spellEnd"/>
      <w:r>
        <w:t xml:space="preserve">. To ensure the table was set up correctly I used the describe command to print to screen the attributes in the </w:t>
      </w:r>
      <w:proofErr w:type="spellStart"/>
      <w:r>
        <w:t>table.</w:t>
      </w:r>
    </w:p>
    <w:p w14:paraId="2243E7D1" w14:textId="77777777" w:rsidR="00326504" w:rsidRDefault="00326504" w:rsidP="00326504">
      <w:pPr>
        <w:pStyle w:val="List2"/>
        <w:spacing w:line="480" w:lineRule="auto"/>
        <w:rPr>
          <w:rFonts w:asciiTheme="minorHAnsi" w:eastAsiaTheme="minorEastAsia" w:hAnsiTheme="minorHAnsi" w:cstheme="minorBidi"/>
        </w:rPr>
      </w:pPr>
      <w:r w:rsidRPr="03D55F8A">
        <w:rPr>
          <w:rFonts w:asciiTheme="minorHAnsi" w:eastAsiaTheme="minorEastAsia" w:hAnsiTheme="minorHAnsi" w:cstheme="minorBidi"/>
        </w:rPr>
        <w:t>A</w:t>
      </w:r>
      <w:proofErr w:type="spellEnd"/>
      <w:r w:rsidRPr="03D55F8A">
        <w:rPr>
          <w:rFonts w:asciiTheme="minorHAnsi" w:eastAsiaTheme="minorEastAsia" w:hAnsiTheme="minorHAnsi" w:cstheme="minorBidi"/>
        </w:rPr>
        <w:t xml:space="preserve"> table named </w:t>
      </w:r>
      <w:r w:rsidRPr="03D55F8A">
        <w:rPr>
          <w:rFonts w:asciiTheme="minorHAnsi" w:eastAsiaTheme="minorEastAsia" w:hAnsiTheme="minorHAnsi" w:cstheme="minorBidi"/>
          <w:b/>
          <w:bCs/>
        </w:rPr>
        <w:t xml:space="preserve">Orders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 as defined on the project ERD. Provide the SQL commands you ran against MySQL to complete this successfully in your answer:</w:t>
      </w:r>
    </w:p>
    <w:p w14:paraId="2221036F" w14:textId="77777777" w:rsidR="00326504" w:rsidRDefault="00326504" w:rsidP="00326504">
      <w:pPr>
        <w:pStyle w:val="ListParagraph"/>
        <w:numPr>
          <w:ilvl w:val="0"/>
          <w:numId w:val="16"/>
        </w:numPr>
        <w:spacing w:after="0" w:line="480" w:lineRule="auto"/>
        <w:rPr>
          <w:rFonts w:asciiTheme="minorHAnsi" w:eastAsiaTheme="minorEastAsia" w:hAnsiTheme="minorHAnsi" w:cstheme="minorBidi"/>
        </w:rPr>
      </w:pPr>
      <w:ins w:id="7" w:author="Benoit, Ian" w:date="2023-02-11T16:53:00Z">
        <w:r>
          <w:rPr>
            <w:rFonts w:asciiTheme="minorHAnsi" w:eastAsiaTheme="minorEastAsia" w:hAnsiTheme="minorHAnsi" w:cstheme="minorBidi"/>
            <w:noProof/>
          </w:rPr>
          <w:lastRenderedPageBreak/>
          <w:drawing>
            <wp:inline distT="0" distB="0" distL="0" distR="0" wp14:anchorId="57E73F79" wp14:editId="5D7AE0D1">
              <wp:extent cx="5267325" cy="3867150"/>
              <wp:effectExtent l="0" t="0" r="9525" b="0"/>
              <wp:docPr id="546020294" name="Picture 5460202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67325" cy="3867150"/>
                      </a:xfrm>
                      <a:prstGeom prst="rect">
                        <a:avLst/>
                      </a:prstGeom>
                    </pic:spPr>
                  </pic:pic>
                </a:graphicData>
              </a:graphic>
            </wp:inline>
          </w:drawing>
        </w:r>
      </w:ins>
    </w:p>
    <w:p w14:paraId="678D903D" w14:textId="77777777" w:rsidR="00326504" w:rsidRPr="005537CD" w:rsidRDefault="00326504" w:rsidP="00326504">
      <w:pPr>
        <w:spacing w:after="0" w:line="480" w:lineRule="auto"/>
        <w:ind w:left="1440"/>
        <w:rPr>
          <w:rFonts w:asciiTheme="minorHAnsi" w:eastAsiaTheme="minorEastAsia" w:hAnsiTheme="minorHAnsi" w:cstheme="minorBidi"/>
        </w:rPr>
      </w:pPr>
      <w:r w:rsidRPr="005537CD">
        <w:rPr>
          <w:rFonts w:asciiTheme="minorHAnsi" w:eastAsiaTheme="minorEastAsia" w:hAnsiTheme="minorHAnsi" w:cstheme="minorBidi"/>
        </w:rPr>
        <w:t xml:space="preserve">In the above screenshot I utilized the create table command to create the Orders table. I then used commas and </w:t>
      </w:r>
      <w:proofErr w:type="gramStart"/>
      <w:r w:rsidRPr="005537CD">
        <w:rPr>
          <w:rFonts w:asciiTheme="minorHAnsi" w:eastAsiaTheme="minorEastAsia" w:hAnsiTheme="minorHAnsi" w:cstheme="minorBidi"/>
        </w:rPr>
        <w:t>enter</w:t>
      </w:r>
      <w:proofErr w:type="gramEnd"/>
      <w:r w:rsidRPr="005537CD">
        <w:rPr>
          <w:rFonts w:asciiTheme="minorHAnsi" w:eastAsiaTheme="minorEastAsia" w:hAnsiTheme="minorHAnsi" w:cstheme="minorBidi"/>
        </w:rPr>
        <w:t xml:space="preserve"> </w:t>
      </w:r>
      <w:proofErr w:type="spellStart"/>
      <w:r w:rsidRPr="005537CD">
        <w:rPr>
          <w:rFonts w:asciiTheme="minorHAnsi" w:eastAsiaTheme="minorEastAsia" w:hAnsiTheme="minorHAnsi" w:cstheme="minorBidi"/>
        </w:rPr>
        <w:t>o</w:t>
      </w:r>
      <w:proofErr w:type="spellEnd"/>
      <w:r w:rsidRPr="005537CD">
        <w:rPr>
          <w:rFonts w:asciiTheme="minorHAnsi" w:eastAsiaTheme="minorEastAsia" w:hAnsiTheme="minorHAnsi" w:cstheme="minorBidi"/>
        </w:rPr>
        <w:t xml:space="preserve"> separate the individual attributes for the table. The last </w:t>
      </w:r>
      <w:proofErr w:type="gramStart"/>
      <w:r w:rsidRPr="005537CD">
        <w:rPr>
          <w:rFonts w:asciiTheme="minorHAnsi" w:eastAsiaTheme="minorEastAsia" w:hAnsiTheme="minorHAnsi" w:cstheme="minorBidi"/>
        </w:rPr>
        <w:t>lines</w:t>
      </w:r>
      <w:proofErr w:type="gramEnd"/>
      <w:r w:rsidRPr="005537CD">
        <w:rPr>
          <w:rFonts w:asciiTheme="minorHAnsi" w:eastAsiaTheme="minorEastAsia" w:hAnsiTheme="minorHAnsi" w:cstheme="minorBidi"/>
        </w:rPr>
        <w:t xml:space="preserve"> of this command is where I identified the primary key as </w:t>
      </w:r>
      <w:proofErr w:type="spellStart"/>
      <w:r w:rsidRPr="005537CD">
        <w:rPr>
          <w:rFonts w:asciiTheme="minorHAnsi" w:eastAsiaTheme="minorEastAsia" w:hAnsiTheme="minorHAnsi" w:cstheme="minorBidi"/>
        </w:rPr>
        <w:t>OrderID</w:t>
      </w:r>
      <w:proofErr w:type="spellEnd"/>
      <w:r w:rsidRPr="005537CD">
        <w:rPr>
          <w:rFonts w:asciiTheme="minorHAnsi" w:eastAsiaTheme="minorEastAsia" w:hAnsiTheme="minorHAnsi" w:cstheme="minorBidi"/>
        </w:rPr>
        <w:t xml:space="preserve"> and the foreign key as </w:t>
      </w:r>
      <w:proofErr w:type="spellStart"/>
      <w:r w:rsidRPr="005537CD">
        <w:rPr>
          <w:rFonts w:asciiTheme="minorHAnsi" w:eastAsiaTheme="minorEastAsia" w:hAnsiTheme="minorHAnsi" w:cstheme="minorBidi"/>
        </w:rPr>
        <w:t>CustomerID</w:t>
      </w:r>
      <w:proofErr w:type="spellEnd"/>
      <w:r w:rsidRPr="005537CD">
        <w:rPr>
          <w:rFonts w:asciiTheme="minorHAnsi" w:eastAsiaTheme="minorEastAsia" w:hAnsiTheme="minorHAnsi" w:cstheme="minorBidi"/>
        </w:rPr>
        <w:t xml:space="preserve">. When identifying the foreign </w:t>
      </w:r>
      <w:proofErr w:type="gramStart"/>
      <w:r w:rsidRPr="005537CD">
        <w:rPr>
          <w:rFonts w:asciiTheme="minorHAnsi" w:eastAsiaTheme="minorEastAsia" w:hAnsiTheme="minorHAnsi" w:cstheme="minorBidi"/>
        </w:rPr>
        <w:t>key</w:t>
      </w:r>
      <w:proofErr w:type="gramEnd"/>
      <w:r w:rsidRPr="005537CD">
        <w:rPr>
          <w:rFonts w:asciiTheme="minorHAnsi" w:eastAsiaTheme="minorEastAsia" w:hAnsiTheme="minorHAnsi" w:cstheme="minorBidi"/>
        </w:rPr>
        <w:t xml:space="preserve"> I referenced the Customers table to ensure that the information was correlated to the correct record. I then used the describe command to make sure the able was set up properly.</w:t>
      </w:r>
    </w:p>
    <w:p w14:paraId="3CE368F9" w14:textId="77777777" w:rsidR="00326504" w:rsidRDefault="00326504" w:rsidP="00326504">
      <w:pPr>
        <w:pStyle w:val="List2"/>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 as defined on the project ERD. Provide the SQL commands you ran against MySQL to complete this successfully in your answer:</w:t>
      </w:r>
    </w:p>
    <w:p w14:paraId="7B3EF91C" w14:textId="77777777" w:rsidR="00326504" w:rsidRDefault="00326504" w:rsidP="00326504">
      <w:pPr>
        <w:spacing w:after="0" w:line="480" w:lineRule="auto"/>
        <w:rPr>
          <w:rFonts w:asciiTheme="minorHAnsi" w:eastAsiaTheme="minorEastAsia" w:hAnsiTheme="minorHAnsi" w:cstheme="minorBidi"/>
        </w:rPr>
      </w:pPr>
    </w:p>
    <w:p w14:paraId="39E7B383" w14:textId="77777777" w:rsidR="00326504" w:rsidRDefault="00326504" w:rsidP="00326504">
      <w:pPr>
        <w:pStyle w:val="ListParagraph"/>
        <w:numPr>
          <w:ilvl w:val="0"/>
          <w:numId w:val="17"/>
        </w:numPr>
        <w:pBdr>
          <w:top w:val="nil"/>
          <w:left w:val="nil"/>
          <w:bottom w:val="nil"/>
          <w:right w:val="nil"/>
          <w:between w:val="nil"/>
        </w:pBdr>
        <w:spacing w:after="0" w:line="480" w:lineRule="auto"/>
        <w:rPr>
          <w:rFonts w:asciiTheme="minorHAnsi" w:eastAsiaTheme="minorEastAsia" w:hAnsiTheme="minorHAnsi" w:cstheme="minorBidi"/>
        </w:rPr>
      </w:pPr>
      <w:ins w:id="8" w:author="Benoit, Ian" w:date="2023-02-11T16:55:00Z">
        <w:r>
          <w:rPr>
            <w:rFonts w:asciiTheme="minorHAnsi" w:eastAsiaTheme="minorEastAsia" w:hAnsiTheme="minorHAnsi" w:cstheme="minorBidi"/>
            <w:noProof/>
          </w:rPr>
          <w:lastRenderedPageBreak/>
          <w:drawing>
            <wp:inline distT="0" distB="0" distL="0" distR="0" wp14:anchorId="4E0FA64A" wp14:editId="496B4218">
              <wp:extent cx="4600575" cy="4229100"/>
              <wp:effectExtent l="0" t="0" r="9525" b="0"/>
              <wp:docPr id="1947372645" name="Picture 19473726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00575" cy="4229100"/>
                      </a:xfrm>
                      <a:prstGeom prst="rect">
                        <a:avLst/>
                      </a:prstGeom>
                    </pic:spPr>
                  </pic:pic>
                </a:graphicData>
              </a:graphic>
            </wp:inline>
          </w:drawing>
        </w:r>
      </w:ins>
    </w:p>
    <w:p w14:paraId="08DE8AAD" w14:textId="77777777" w:rsidR="00326504" w:rsidRPr="005537CD" w:rsidDel="006B24FF" w:rsidRDefault="00326504" w:rsidP="00326504">
      <w:pPr>
        <w:pStyle w:val="ListParagraph"/>
        <w:pBdr>
          <w:top w:val="nil"/>
          <w:left w:val="nil"/>
          <w:bottom w:val="nil"/>
          <w:right w:val="nil"/>
          <w:between w:val="nil"/>
        </w:pBdr>
        <w:spacing w:after="0" w:line="480" w:lineRule="auto"/>
        <w:ind w:left="1800"/>
        <w:rPr>
          <w:del w:id="9" w:author="Benoit, Ian" w:date="2023-02-11T16:55:00Z"/>
          <w:rFonts w:asciiTheme="minorHAnsi" w:eastAsiaTheme="minorEastAsia" w:hAnsiTheme="minorHAnsi" w:cstheme="minorBidi"/>
          <w:rPrChange w:id="10" w:author="Benoit, Ian" w:date="2023-02-11T16:55:00Z">
            <w:rPr>
              <w:del w:id="11" w:author="Benoit, Ian" w:date="2023-02-11T16:55:00Z"/>
            </w:rPr>
          </w:rPrChange>
        </w:rPr>
      </w:pPr>
      <w:r w:rsidRPr="005537CD">
        <w:rPr>
          <w:rFonts w:asciiTheme="minorHAnsi" w:eastAsiaTheme="minorEastAsia" w:hAnsiTheme="minorHAnsi" w:cstheme="minorBidi"/>
        </w:rPr>
        <w:t xml:space="preserve">In the above screenshot I utilized the Create table command to create the RMA table. I used the enter key and commas to separate the attributes. The last lines in this command I set the primary key to RMAID and the foreign key to </w:t>
      </w:r>
      <w:proofErr w:type="spellStart"/>
      <w:r w:rsidRPr="005537CD">
        <w:rPr>
          <w:rFonts w:asciiTheme="minorHAnsi" w:eastAsiaTheme="minorEastAsia" w:hAnsiTheme="minorHAnsi" w:cstheme="minorBidi"/>
        </w:rPr>
        <w:t>OrderID</w:t>
      </w:r>
      <w:proofErr w:type="spellEnd"/>
      <w:r w:rsidRPr="005537CD">
        <w:rPr>
          <w:rFonts w:asciiTheme="minorHAnsi" w:eastAsiaTheme="minorEastAsia" w:hAnsiTheme="minorHAnsi" w:cstheme="minorBidi"/>
        </w:rPr>
        <w:t xml:space="preserve"> with a reference t5o the Orders table so the information lines up if a join function is utilized. I then used the describe command to print all attributes to the screen to make sure the table was set up correctly. </w:t>
      </w:r>
    </w:p>
    <w:p w14:paraId="5C7AB968" w14:textId="77777777" w:rsidR="00326504" w:rsidRDefault="00326504" w:rsidP="00326504">
      <w:pPr>
        <w:pStyle w:val="Heading2"/>
        <w:spacing w:line="480" w:lineRule="auto"/>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6B27AB36" w14:textId="77777777" w:rsidR="00326504" w:rsidRDefault="00326504" w:rsidP="00326504">
      <w:pPr>
        <w:spacing w:after="0" w:line="480" w:lineRule="auto"/>
        <w:rPr>
          <w:rFonts w:asciiTheme="minorHAnsi" w:eastAsiaTheme="minorEastAsia" w:hAnsiTheme="minorHAnsi" w:cstheme="minorBidi"/>
        </w:rPr>
      </w:pPr>
    </w:p>
    <w:p w14:paraId="6BE02E0D" w14:textId="77777777" w:rsidR="00326504" w:rsidRPr="00392DED" w:rsidRDefault="00326504" w:rsidP="00326504">
      <w:pPr>
        <w:pStyle w:val="List"/>
        <w:numPr>
          <w:ilvl w:val="0"/>
          <w:numId w:val="0"/>
        </w:numPr>
        <w:spacing w:line="480" w:lineRule="auto"/>
        <w:ind w:left="720" w:hanging="360"/>
        <w:rPr>
          <w:rFonts w:asciiTheme="minorHAnsi" w:eastAsiaTheme="minorEastAsia" w:hAnsiTheme="minorHAnsi" w:cstheme="minorBidi"/>
          <w:b w:val="0"/>
          <w:bCs/>
          <w:color w:val="000000"/>
        </w:rPr>
      </w:pPr>
      <w:r w:rsidRPr="00392DED">
        <w:rPr>
          <w:rFonts w:asciiTheme="minorHAnsi" w:eastAsiaTheme="minorEastAsia" w:hAnsiTheme="minorHAnsi" w:cstheme="minorBidi"/>
          <w:bCs/>
        </w:rPr>
        <w:lastRenderedPageBreak/>
        <w:t xml:space="preserve">Import the data from each file into tables. </w:t>
      </w:r>
    </w:p>
    <w:p w14:paraId="1253973F" w14:textId="77777777" w:rsidR="00326504" w:rsidRDefault="00326504" w:rsidP="00326504">
      <w:pPr>
        <w:pStyle w:val="ListBullet"/>
        <w:numPr>
          <w:ilvl w:val="1"/>
          <w:numId w:val="0"/>
        </w:numPr>
        <w:spacing w:line="480" w:lineRule="auto"/>
        <w:ind w:left="1440" w:hanging="360"/>
      </w:pPr>
      <w:r w:rsidRPr="03D55F8A">
        <w:t xml:space="preserve">Use the </w:t>
      </w:r>
      <w:proofErr w:type="spellStart"/>
      <w:r w:rsidRPr="03D55F8A">
        <w:t>QuantigrationUpdates</w:t>
      </w:r>
      <w:proofErr w:type="spellEnd"/>
      <w:r w:rsidRPr="03D55F8A">
        <w:t xml:space="preserve"> database, the three tables you created, and the three CSV files preloaded into Codio.</w:t>
      </w:r>
    </w:p>
    <w:p w14:paraId="2BDDFC5E"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sz w:val="22"/>
          <w:szCs w:val="22"/>
        </w:rPr>
      </w:pPr>
      <w:r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7E2769A0" w14:textId="77777777" w:rsidR="00326504" w:rsidRDefault="00326504" w:rsidP="00326504">
      <w:pPr>
        <w:spacing w:after="0" w:line="480" w:lineRule="auto"/>
        <w:rPr>
          <w:rFonts w:asciiTheme="minorHAnsi" w:eastAsiaTheme="minorEastAsia" w:hAnsiTheme="minorHAnsi" w:cstheme="minorBidi"/>
        </w:rPr>
      </w:pPr>
    </w:p>
    <w:p w14:paraId="490C2A44" w14:textId="77777777" w:rsidR="00326504" w:rsidRPr="00880800" w:rsidRDefault="00326504" w:rsidP="00326504">
      <w:pPr>
        <w:pStyle w:val="List"/>
        <w:spacing w:line="480" w:lineRule="auto"/>
        <w:rPr>
          <w:rFonts w:asciiTheme="minorHAnsi" w:eastAsiaTheme="minorEastAsia" w:hAnsiTheme="minorHAnsi" w:cstheme="minorBidi"/>
          <w:b w:val="0"/>
          <w:bCs/>
          <w:color w:val="000000"/>
          <w:sz w:val="24"/>
          <w:szCs w:val="24"/>
        </w:rPr>
      </w:pPr>
      <w:r w:rsidRPr="03D55F8A">
        <w:rPr>
          <w:rFonts w:asciiTheme="minorHAnsi" w:eastAsiaTheme="minorEastAsia" w:hAnsiTheme="minorHAnsi" w:cstheme="minorBidi"/>
          <w:bCs/>
        </w:rPr>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2BE5861"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of orders for customers located only in the city of Framingham, Massachusetts.</w:t>
      </w:r>
    </w:p>
    <w:p w14:paraId="0B516DBD"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How many records were returned?</w:t>
      </w:r>
    </w:p>
    <w:p w14:paraId="4DEB9FBC" w14:textId="77777777" w:rsidR="00326504" w:rsidRDefault="00326504" w:rsidP="00326504">
      <w:pPr>
        <w:pStyle w:val="List4"/>
        <w:spacing w:line="480" w:lineRule="auto"/>
      </w:pPr>
      <w:r>
        <w:rPr>
          <w:noProof/>
        </w:rPr>
        <w:drawing>
          <wp:inline distT="0" distB="0" distL="0" distR="0" wp14:anchorId="32D36B0F" wp14:editId="650EB48A">
            <wp:extent cx="5943600" cy="559435"/>
            <wp:effectExtent l="0" t="0" r="0" b="0"/>
            <wp:docPr id="1365962955" name="Picture 13659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35BD25A" w14:textId="77777777" w:rsidR="00326504" w:rsidRDefault="00326504" w:rsidP="00326504">
      <w:pPr>
        <w:pStyle w:val="List4"/>
        <w:numPr>
          <w:ilvl w:val="0"/>
          <w:numId w:val="0"/>
        </w:numPr>
        <w:spacing w:line="480" w:lineRule="auto"/>
        <w:ind w:left="2880"/>
      </w:pPr>
      <w:r>
        <w:t xml:space="preserve">In the above screenshot I utilized a select, count, and inner join command to answer this question. I first set the command to count OrderID’s from the orders table and inner joined the customer table on the </w:t>
      </w:r>
      <w:proofErr w:type="spellStart"/>
      <w:r>
        <w:t>CustomerID</w:t>
      </w:r>
      <w:proofErr w:type="spellEnd"/>
      <w:r>
        <w:t xml:space="preserve">. I then used a where command and </w:t>
      </w:r>
      <w:proofErr w:type="spellStart"/>
      <w:proofErr w:type="gramStart"/>
      <w:r>
        <w:t>idenfied</w:t>
      </w:r>
      <w:proofErr w:type="spellEnd"/>
      <w:proofErr w:type="gramEnd"/>
      <w:r>
        <w:t xml:space="preserve"> the city and state to Framingham, Mass. to only choose orders from customers who live there. The result of the query is 199 orders are for customers who live in Framingham. </w:t>
      </w:r>
    </w:p>
    <w:p w14:paraId="54A1A57B" w14:textId="77777777" w:rsidR="00326504" w:rsidRDefault="00326504" w:rsidP="00326504">
      <w:pPr>
        <w:spacing w:after="0" w:line="480" w:lineRule="auto"/>
        <w:ind w:left="2160"/>
        <w:rPr>
          <w:rFonts w:asciiTheme="minorHAnsi" w:eastAsiaTheme="minorEastAsia" w:hAnsiTheme="minorHAnsi" w:cstheme="minorBidi"/>
        </w:rPr>
      </w:pPr>
    </w:p>
    <w:p w14:paraId="585630E8" w14:textId="77777777" w:rsidR="00326504" w:rsidRDefault="00326504" w:rsidP="00326504">
      <w:pPr>
        <w:spacing w:after="0" w:line="480" w:lineRule="auto"/>
        <w:ind w:left="2160"/>
        <w:rPr>
          <w:rFonts w:asciiTheme="minorHAnsi" w:eastAsiaTheme="minorEastAsia" w:hAnsiTheme="minorHAnsi" w:cstheme="minorBidi"/>
        </w:rPr>
      </w:pPr>
    </w:p>
    <w:p w14:paraId="7D9F0A38"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lastRenderedPageBreak/>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595813A8"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22F7040D"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Record an answer to the following question: How many records were returned? </w:t>
      </w:r>
    </w:p>
    <w:p w14:paraId="79632F66" w14:textId="77777777" w:rsidR="00326504" w:rsidRDefault="00326504" w:rsidP="00326504">
      <w:pPr>
        <w:pStyle w:val="List3"/>
        <w:numPr>
          <w:ilvl w:val="0"/>
          <w:numId w:val="0"/>
        </w:numPr>
        <w:spacing w:line="480" w:lineRule="auto"/>
        <w:ind w:left="2160"/>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012B1658" wp14:editId="6D04CE69">
            <wp:extent cx="5943600" cy="1417955"/>
            <wp:effectExtent l="0" t="0" r="0" b="0"/>
            <wp:docPr id="214721538" name="Picture 2147215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14:paraId="6D1E6399" w14:textId="77777777" w:rsidR="00326504" w:rsidRDefault="00326504" w:rsidP="00326504">
      <w:pPr>
        <w:spacing w:after="0" w:line="480" w:lineRule="auto"/>
        <w:ind w:left="2160"/>
        <w:rPr>
          <w:rFonts w:asciiTheme="minorHAnsi" w:eastAsiaTheme="minorEastAsia" w:hAnsiTheme="minorHAnsi" w:cstheme="minorBidi"/>
        </w:rPr>
      </w:pPr>
      <w:r>
        <w:rPr>
          <w:rFonts w:asciiTheme="minorHAnsi" w:eastAsiaTheme="minorEastAsia" w:hAnsiTheme="minorHAnsi" w:cstheme="minorBidi"/>
        </w:rPr>
        <w:t xml:space="preserve">In the above screenshot I utilized a select count command to count the customers who live in Mass. I then told the command to look for customers in the customer table where the state listed in their record as Massachusetts. The result of the query is 982 customers live in Massachusetts. </w:t>
      </w:r>
    </w:p>
    <w:p w14:paraId="41DFD50D" w14:textId="77777777" w:rsidR="00326504" w:rsidRDefault="00326504" w:rsidP="00326504">
      <w:pPr>
        <w:spacing w:after="0" w:line="480" w:lineRule="auto"/>
        <w:rPr>
          <w:rFonts w:asciiTheme="minorHAnsi" w:eastAsiaTheme="minorEastAsia" w:hAnsiTheme="minorHAnsi" w:cstheme="minorBidi"/>
        </w:rPr>
      </w:pPr>
    </w:p>
    <w:p w14:paraId="42FD1FED"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03BE9687" w14:textId="77777777" w:rsidR="00326504" w:rsidRDefault="00326504" w:rsidP="00326504">
      <w:pPr>
        <w:spacing w:after="0" w:line="480" w:lineRule="auto"/>
        <w:ind w:left="1440"/>
        <w:rPr>
          <w:rFonts w:asciiTheme="minorHAnsi" w:eastAsiaTheme="minorEastAsia" w:hAnsiTheme="minorHAnsi" w:cstheme="minorBidi"/>
          <w:color w:val="000000"/>
        </w:rPr>
      </w:pPr>
    </w:p>
    <w:p w14:paraId="41A15AD6" w14:textId="77777777" w:rsidR="00326504" w:rsidRPr="00F37F2B" w:rsidRDefault="00326504" w:rsidP="00326504">
      <w:pPr>
        <w:pStyle w:val="List3"/>
        <w:numPr>
          <w:ilvl w:val="0"/>
          <w:numId w:val="0"/>
        </w:numPr>
        <w:spacing w:line="480" w:lineRule="auto"/>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66269A82" w14:textId="77777777" w:rsidR="00326504" w:rsidRDefault="00326504" w:rsidP="00326504">
      <w:pPr>
        <w:spacing w:after="0" w:line="480" w:lineRule="auto"/>
        <w:ind w:left="2160"/>
        <w:rPr>
          <w:rFonts w:asciiTheme="minorHAnsi" w:eastAsiaTheme="minorEastAsia" w:hAnsiTheme="minorHAnsi" w:cstheme="minorBid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410"/>
        <w:gridCol w:w="1320"/>
        <w:gridCol w:w="1245"/>
        <w:gridCol w:w="1830"/>
        <w:gridCol w:w="1215"/>
        <w:gridCol w:w="780"/>
        <w:gridCol w:w="1020"/>
        <w:gridCol w:w="1665"/>
      </w:tblGrid>
      <w:tr w:rsidR="00326504" w14:paraId="63C94F24" w14:textId="77777777" w:rsidTr="0042138F">
        <w:trPr>
          <w:tblHeader/>
        </w:trPr>
        <w:tc>
          <w:tcPr>
            <w:tcW w:w="1410" w:type="dxa"/>
            <w:shd w:val="clear" w:color="auto" w:fill="auto"/>
            <w:tcMar>
              <w:top w:w="100" w:type="dxa"/>
              <w:left w:w="100" w:type="dxa"/>
              <w:bottom w:w="100" w:type="dxa"/>
              <w:right w:w="100" w:type="dxa"/>
            </w:tcMar>
          </w:tcPr>
          <w:p w14:paraId="7202541A" w14:textId="77777777" w:rsidR="00326504" w:rsidRDefault="00326504" w:rsidP="0042138F">
            <w:pPr>
              <w:spacing w:after="0" w:line="48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lastRenderedPageBreak/>
              <w:t>CustomerID</w:t>
            </w:r>
            <w:proofErr w:type="spellEnd"/>
          </w:p>
        </w:tc>
        <w:tc>
          <w:tcPr>
            <w:tcW w:w="1320" w:type="dxa"/>
            <w:shd w:val="clear" w:color="auto" w:fill="auto"/>
            <w:tcMar>
              <w:top w:w="100" w:type="dxa"/>
              <w:left w:w="100" w:type="dxa"/>
              <w:bottom w:w="100" w:type="dxa"/>
              <w:right w:w="100" w:type="dxa"/>
            </w:tcMar>
          </w:tcPr>
          <w:p w14:paraId="5E615258"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56A0DF32"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LastName</w:t>
            </w:r>
          </w:p>
        </w:tc>
        <w:tc>
          <w:tcPr>
            <w:tcW w:w="1830" w:type="dxa"/>
            <w:shd w:val="clear" w:color="auto" w:fill="auto"/>
            <w:tcMar>
              <w:top w:w="100" w:type="dxa"/>
              <w:left w:w="100" w:type="dxa"/>
              <w:bottom w:w="100" w:type="dxa"/>
              <w:right w:w="100" w:type="dxa"/>
            </w:tcMar>
          </w:tcPr>
          <w:p w14:paraId="749F6A36" w14:textId="77777777" w:rsidR="00326504" w:rsidRDefault="00326504" w:rsidP="0042138F">
            <w:pPr>
              <w:spacing w:after="0" w:line="48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StreetAddress</w:t>
            </w:r>
            <w:proofErr w:type="spellEnd"/>
          </w:p>
        </w:tc>
        <w:tc>
          <w:tcPr>
            <w:tcW w:w="1215" w:type="dxa"/>
            <w:shd w:val="clear" w:color="auto" w:fill="auto"/>
            <w:tcMar>
              <w:top w:w="100" w:type="dxa"/>
              <w:left w:w="100" w:type="dxa"/>
              <w:bottom w:w="100" w:type="dxa"/>
              <w:right w:w="100" w:type="dxa"/>
            </w:tcMar>
          </w:tcPr>
          <w:p w14:paraId="22BA8CC9"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69B7B589"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47BC43A7" w14:textId="77777777" w:rsidR="00326504" w:rsidRDefault="00326504" w:rsidP="0042138F">
            <w:pPr>
              <w:spacing w:after="0" w:line="48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ZipCode</w:t>
            </w:r>
            <w:proofErr w:type="spellEnd"/>
          </w:p>
        </w:tc>
        <w:tc>
          <w:tcPr>
            <w:tcW w:w="1665" w:type="dxa"/>
            <w:shd w:val="clear" w:color="auto" w:fill="auto"/>
            <w:tcMar>
              <w:top w:w="100" w:type="dxa"/>
              <w:left w:w="100" w:type="dxa"/>
              <w:bottom w:w="100" w:type="dxa"/>
              <w:right w:w="100" w:type="dxa"/>
            </w:tcMar>
          </w:tcPr>
          <w:p w14:paraId="1C7C3350"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326504" w14:paraId="443AFCD0" w14:textId="77777777" w:rsidTr="0042138F">
        <w:trPr>
          <w:tblHeader/>
        </w:trPr>
        <w:tc>
          <w:tcPr>
            <w:tcW w:w="1410" w:type="dxa"/>
            <w:shd w:val="clear" w:color="auto" w:fill="auto"/>
            <w:tcMar>
              <w:top w:w="100" w:type="dxa"/>
              <w:left w:w="100" w:type="dxa"/>
              <w:bottom w:w="100" w:type="dxa"/>
              <w:right w:w="100" w:type="dxa"/>
            </w:tcMar>
          </w:tcPr>
          <w:p w14:paraId="3CEDF211"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0F6C55CA"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4A23D12B"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5B1C2D98"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630E0B4A"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2CD40561"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5CDF1881"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5BBE487"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326504" w14:paraId="51207728" w14:textId="77777777" w:rsidTr="0042138F">
        <w:trPr>
          <w:tblHeader/>
        </w:trPr>
        <w:tc>
          <w:tcPr>
            <w:tcW w:w="1410" w:type="dxa"/>
            <w:shd w:val="clear" w:color="auto" w:fill="auto"/>
            <w:tcMar>
              <w:top w:w="100" w:type="dxa"/>
              <w:left w:w="100" w:type="dxa"/>
              <w:bottom w:w="100" w:type="dxa"/>
              <w:right w:w="100" w:type="dxa"/>
            </w:tcMar>
          </w:tcPr>
          <w:p w14:paraId="26019573"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25CF271C"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171C17D8"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2BCB7590"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3769E2B7"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42B524E"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3D0173A5"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BBE5DC6"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326504" w14:paraId="7D64F294" w14:textId="77777777" w:rsidTr="0042138F">
        <w:trPr>
          <w:tblHeader/>
        </w:trPr>
        <w:tc>
          <w:tcPr>
            <w:tcW w:w="1410" w:type="dxa"/>
            <w:shd w:val="clear" w:color="auto" w:fill="auto"/>
            <w:tcMar>
              <w:top w:w="100" w:type="dxa"/>
              <w:left w:w="100" w:type="dxa"/>
              <w:bottom w:w="100" w:type="dxa"/>
              <w:right w:w="100" w:type="dxa"/>
            </w:tcMar>
          </w:tcPr>
          <w:p w14:paraId="658807AE"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2E9B895C"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1FF15E86"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09C3F4D4"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3D941AB2"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5D0E28C"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6990046D"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5506B545"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326504" w14:paraId="4F127A0D" w14:textId="77777777" w:rsidTr="0042138F">
        <w:trPr>
          <w:tblHeader/>
        </w:trPr>
        <w:tc>
          <w:tcPr>
            <w:tcW w:w="1410" w:type="dxa"/>
            <w:shd w:val="clear" w:color="auto" w:fill="auto"/>
            <w:tcMar>
              <w:top w:w="100" w:type="dxa"/>
              <w:left w:w="100" w:type="dxa"/>
              <w:bottom w:w="100" w:type="dxa"/>
              <w:right w:w="100" w:type="dxa"/>
            </w:tcMar>
          </w:tcPr>
          <w:p w14:paraId="24BB01CB"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35407D1F"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060CE6D5"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38002151"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80AF325"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Torrence</w:t>
            </w:r>
          </w:p>
        </w:tc>
        <w:tc>
          <w:tcPr>
            <w:tcW w:w="780" w:type="dxa"/>
            <w:shd w:val="clear" w:color="auto" w:fill="auto"/>
            <w:tcMar>
              <w:top w:w="100" w:type="dxa"/>
              <w:left w:w="100" w:type="dxa"/>
              <w:bottom w:w="100" w:type="dxa"/>
              <w:right w:w="100" w:type="dxa"/>
            </w:tcMar>
          </w:tcPr>
          <w:p w14:paraId="571EC0A9"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51D1F4BA"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EA65B88"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12E11220" w14:textId="77777777" w:rsidR="00326504" w:rsidRDefault="00326504" w:rsidP="00326504">
      <w:pPr>
        <w:spacing w:after="0" w:line="480" w:lineRule="auto"/>
        <w:ind w:left="2160"/>
        <w:rPr>
          <w:rFonts w:asciiTheme="minorHAnsi" w:eastAsiaTheme="minorEastAsia" w:hAnsiTheme="minorHAnsi" w:cstheme="minorBidi"/>
        </w:rPr>
      </w:pPr>
    </w:p>
    <w:p w14:paraId="5F812173" w14:textId="77777777" w:rsidR="00326504" w:rsidRDefault="00326504" w:rsidP="00326504">
      <w:pPr>
        <w:spacing w:after="0" w:line="480" w:lineRule="auto"/>
        <w:jc w:val="center"/>
        <w:rPr>
          <w:rFonts w:asciiTheme="minorHAnsi" w:eastAsiaTheme="minorEastAsia" w:hAnsiTheme="minorHAnsi" w:cstheme="minorBidi"/>
        </w:rPr>
      </w:pPr>
      <w:r w:rsidRPr="03D55F8A">
        <w:rPr>
          <w:rFonts w:asciiTheme="minorHAnsi" w:eastAsiaTheme="minorEastAsia" w:hAnsiTheme="minorHAnsi" w:cstheme="minorBidi"/>
        </w:rPr>
        <w:t>[Insert screenshot and brief explanation here.]</w:t>
      </w:r>
    </w:p>
    <w:p w14:paraId="77ED3215" w14:textId="77777777" w:rsidR="00326504" w:rsidRDefault="00326504" w:rsidP="00326504">
      <w:pPr>
        <w:spacing w:after="0" w:line="480" w:lineRule="auto"/>
        <w:ind w:left="2160"/>
        <w:rPr>
          <w:rFonts w:asciiTheme="minorHAnsi" w:eastAsiaTheme="minorEastAsia" w:hAnsiTheme="minorHAnsi" w:cstheme="minorBidi"/>
        </w:rPr>
      </w:pPr>
    </w:p>
    <w:p w14:paraId="61A752C0" w14:textId="77777777" w:rsidR="00326504" w:rsidRDefault="00326504" w:rsidP="00326504">
      <w:pPr>
        <w:spacing w:after="0" w:line="480" w:lineRule="auto"/>
        <w:ind w:left="2160"/>
        <w:rPr>
          <w:rFonts w:asciiTheme="minorHAnsi" w:eastAsiaTheme="minorEastAsia" w:hAnsiTheme="minorHAnsi" w:cstheme="minorBidi"/>
        </w:rPr>
      </w:pPr>
    </w:p>
    <w:p w14:paraId="6B1E8B28" w14:textId="77777777" w:rsidR="00326504" w:rsidRPr="00F37F2B" w:rsidRDefault="00326504" w:rsidP="00326504">
      <w:pPr>
        <w:pStyle w:val="List3"/>
        <w:numPr>
          <w:ilvl w:val="0"/>
          <w:numId w:val="0"/>
        </w:numPr>
        <w:spacing w:line="480" w:lineRule="auto"/>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0DCD5D98" w14:textId="77777777" w:rsidR="00326504" w:rsidRDefault="00326504" w:rsidP="00326504">
      <w:pPr>
        <w:spacing w:after="0" w:line="480" w:lineRule="auto"/>
        <w:ind w:left="2160"/>
        <w:rPr>
          <w:rFonts w:asciiTheme="minorHAnsi" w:eastAsiaTheme="minorEastAsia" w:hAnsiTheme="minorHAnsi" w:cstheme="minorBidi"/>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326504" w14:paraId="789AFBEC" w14:textId="77777777" w:rsidTr="0042138F">
        <w:trPr>
          <w:tblHeader/>
        </w:trPr>
        <w:tc>
          <w:tcPr>
            <w:tcW w:w="1560" w:type="dxa"/>
            <w:shd w:val="clear" w:color="auto" w:fill="auto"/>
            <w:tcMar>
              <w:top w:w="100" w:type="dxa"/>
              <w:left w:w="100" w:type="dxa"/>
              <w:bottom w:w="100" w:type="dxa"/>
              <w:right w:w="100" w:type="dxa"/>
            </w:tcMar>
          </w:tcPr>
          <w:p w14:paraId="1A8C3E9A" w14:textId="77777777" w:rsidR="00326504" w:rsidRDefault="00326504" w:rsidP="0042138F">
            <w:pPr>
              <w:spacing w:after="0" w:line="48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lastRenderedPageBreak/>
              <w:t>OrderID</w:t>
            </w:r>
            <w:proofErr w:type="spellEnd"/>
          </w:p>
        </w:tc>
        <w:tc>
          <w:tcPr>
            <w:tcW w:w="2385" w:type="dxa"/>
            <w:shd w:val="clear" w:color="auto" w:fill="auto"/>
            <w:tcMar>
              <w:top w:w="100" w:type="dxa"/>
              <w:left w:w="100" w:type="dxa"/>
              <w:bottom w:w="100" w:type="dxa"/>
              <w:right w:w="100" w:type="dxa"/>
            </w:tcMar>
          </w:tcPr>
          <w:p w14:paraId="114A5E22" w14:textId="77777777" w:rsidR="00326504" w:rsidRDefault="00326504" w:rsidP="0042138F">
            <w:pPr>
              <w:spacing w:after="0" w:line="48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905" w:type="dxa"/>
            <w:shd w:val="clear" w:color="auto" w:fill="auto"/>
            <w:tcMar>
              <w:top w:w="100" w:type="dxa"/>
              <w:left w:w="100" w:type="dxa"/>
              <w:bottom w:w="100" w:type="dxa"/>
              <w:right w:w="100" w:type="dxa"/>
            </w:tcMar>
          </w:tcPr>
          <w:p w14:paraId="6D09FD10"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333E504A" w14:textId="77777777" w:rsidR="00326504" w:rsidRDefault="00326504" w:rsidP="0042138F">
            <w:pPr>
              <w:spacing w:after="0" w:line="48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326504" w14:paraId="2B6FCC8F" w14:textId="77777777" w:rsidTr="0042138F">
        <w:trPr>
          <w:tblHeader/>
        </w:trPr>
        <w:tc>
          <w:tcPr>
            <w:tcW w:w="1560" w:type="dxa"/>
            <w:shd w:val="clear" w:color="auto" w:fill="auto"/>
            <w:tcMar>
              <w:top w:w="100" w:type="dxa"/>
              <w:left w:w="100" w:type="dxa"/>
              <w:bottom w:w="100" w:type="dxa"/>
              <w:right w:w="100" w:type="dxa"/>
            </w:tcMar>
          </w:tcPr>
          <w:p w14:paraId="6CBF9327"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1204305</w:t>
            </w:r>
          </w:p>
        </w:tc>
        <w:tc>
          <w:tcPr>
            <w:tcW w:w="2385" w:type="dxa"/>
            <w:shd w:val="clear" w:color="auto" w:fill="auto"/>
            <w:tcMar>
              <w:top w:w="100" w:type="dxa"/>
              <w:left w:w="100" w:type="dxa"/>
              <w:bottom w:w="100" w:type="dxa"/>
              <w:right w:w="100" w:type="dxa"/>
            </w:tcMar>
          </w:tcPr>
          <w:p w14:paraId="0C7D3A47"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B317A0E"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2430C4"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326504" w14:paraId="58524135" w14:textId="77777777" w:rsidTr="0042138F">
        <w:trPr>
          <w:tblHeader/>
        </w:trPr>
        <w:tc>
          <w:tcPr>
            <w:tcW w:w="1560" w:type="dxa"/>
            <w:shd w:val="clear" w:color="auto" w:fill="auto"/>
            <w:tcMar>
              <w:top w:w="100" w:type="dxa"/>
              <w:left w:w="100" w:type="dxa"/>
              <w:bottom w:w="100" w:type="dxa"/>
              <w:right w:w="100" w:type="dxa"/>
            </w:tcMar>
          </w:tcPr>
          <w:p w14:paraId="7B075F70"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64E5558E"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100AD1"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7BD2C8"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326504" w14:paraId="25FC821B" w14:textId="77777777" w:rsidTr="0042138F">
        <w:trPr>
          <w:tblHeader/>
        </w:trPr>
        <w:tc>
          <w:tcPr>
            <w:tcW w:w="1560" w:type="dxa"/>
            <w:shd w:val="clear" w:color="auto" w:fill="auto"/>
            <w:tcMar>
              <w:top w:w="100" w:type="dxa"/>
              <w:left w:w="100" w:type="dxa"/>
              <w:bottom w:w="100" w:type="dxa"/>
              <w:right w:w="100" w:type="dxa"/>
            </w:tcMar>
          </w:tcPr>
          <w:p w14:paraId="669C8683"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1DE13DE3"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50FEF53"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F5D3665"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326504" w14:paraId="67E9B17C" w14:textId="77777777" w:rsidTr="0042138F">
        <w:trPr>
          <w:tblHeader/>
        </w:trPr>
        <w:tc>
          <w:tcPr>
            <w:tcW w:w="1560" w:type="dxa"/>
            <w:shd w:val="clear" w:color="auto" w:fill="auto"/>
            <w:tcMar>
              <w:top w:w="100" w:type="dxa"/>
              <w:left w:w="100" w:type="dxa"/>
              <w:bottom w:w="100" w:type="dxa"/>
              <w:right w:w="100" w:type="dxa"/>
            </w:tcMar>
          </w:tcPr>
          <w:p w14:paraId="63180F3D"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2D0D714D"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C05E27"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9E8ED70" w14:textId="77777777" w:rsidR="00326504" w:rsidRDefault="00326504" w:rsidP="0042138F">
            <w:pPr>
              <w:spacing w:after="0" w:line="48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0B4ACD0C" w14:textId="77777777" w:rsidR="00326504" w:rsidRDefault="00326504" w:rsidP="00326504">
      <w:pPr>
        <w:spacing w:after="0" w:line="480" w:lineRule="auto"/>
        <w:rPr>
          <w:rFonts w:asciiTheme="minorHAnsi" w:eastAsiaTheme="minorEastAsia" w:hAnsiTheme="minorHAnsi" w:cstheme="minorBidi"/>
        </w:rPr>
      </w:pPr>
    </w:p>
    <w:p w14:paraId="4FA90785" w14:textId="77777777" w:rsidR="00326504" w:rsidRDefault="00326504" w:rsidP="00326504">
      <w:pPr>
        <w:spacing w:after="0" w:line="480" w:lineRule="auto"/>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6C6F84EF" wp14:editId="0D4BB4B2">
            <wp:extent cx="5943600" cy="993775"/>
            <wp:effectExtent l="0" t="0" r="0" b="0"/>
            <wp:docPr id="754753942" name="Picture 7547539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r>
        <w:rPr>
          <w:rFonts w:asciiTheme="minorHAnsi" w:eastAsiaTheme="minorEastAsia" w:hAnsiTheme="minorHAnsi" w:cstheme="minorBidi"/>
          <w:noProof/>
        </w:rPr>
        <w:drawing>
          <wp:inline distT="0" distB="0" distL="0" distR="0" wp14:anchorId="2C5FCB7C" wp14:editId="720E1E13">
            <wp:extent cx="5943600" cy="1164590"/>
            <wp:effectExtent l="0" t="0" r="0" b="0"/>
            <wp:docPr id="1117962360" name="Picture 11179623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164590"/>
                    </a:xfrm>
                    <a:prstGeom prst="rect">
                      <a:avLst/>
                    </a:prstGeom>
                  </pic:spPr>
                </pic:pic>
              </a:graphicData>
            </a:graphic>
          </wp:inline>
        </w:drawing>
      </w:r>
    </w:p>
    <w:p w14:paraId="22926211" w14:textId="77777777" w:rsidR="00326504" w:rsidRDefault="00326504" w:rsidP="00326504">
      <w:pPr>
        <w:spacing w:after="0" w:line="480" w:lineRule="auto"/>
        <w:rPr>
          <w:rFonts w:asciiTheme="minorHAnsi" w:eastAsiaTheme="minorEastAsia" w:hAnsiTheme="minorHAnsi" w:cstheme="minorBidi"/>
        </w:rPr>
      </w:pPr>
      <w:r>
        <w:rPr>
          <w:rFonts w:asciiTheme="minorHAnsi" w:eastAsiaTheme="minorEastAsia" w:hAnsiTheme="minorHAnsi" w:cstheme="minorBidi"/>
        </w:rPr>
        <w:t>In the above screenshots I utilized the Insert Into command to insert the provided data into the respective tables. When doing this I made sure to separate the data with commas and when appropriate utilizing quotes for the VARCHAR attributes. Both queries were successful.</w:t>
      </w:r>
    </w:p>
    <w:p w14:paraId="64C8FD77"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0DB0AF87"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lastRenderedPageBreak/>
        <w:t xml:space="preserve">How many records are in the Customers table where the field “city” equals “Woonsocket”? </w:t>
      </w:r>
    </w:p>
    <w:p w14:paraId="4E4A73BB" w14:textId="77777777" w:rsidR="00326504" w:rsidRDefault="00326504" w:rsidP="00326504">
      <w:pPr>
        <w:pStyle w:val="ListBullet"/>
        <w:spacing w:line="480" w:lineRule="auto"/>
        <w:ind w:left="2160" w:firstLine="0"/>
      </w:pPr>
      <w:r>
        <w:rPr>
          <w:noProof/>
        </w:rPr>
        <w:drawing>
          <wp:inline distT="0" distB="0" distL="0" distR="0" wp14:anchorId="22A4AA6D" wp14:editId="222AE440">
            <wp:extent cx="5943600" cy="1607820"/>
            <wp:effectExtent l="0" t="0" r="0" b="0"/>
            <wp:docPr id="1172852375" name="Picture 11728523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1946B4C9" w14:textId="77777777" w:rsidR="00326504" w:rsidRDefault="00326504" w:rsidP="00326504">
      <w:pPr>
        <w:spacing w:after="0" w:line="480" w:lineRule="auto"/>
        <w:ind w:left="2160"/>
        <w:rPr>
          <w:rFonts w:asciiTheme="minorHAnsi" w:eastAsiaTheme="minorEastAsia" w:hAnsiTheme="minorHAnsi" w:cstheme="minorBidi"/>
        </w:rPr>
      </w:pPr>
      <w:r>
        <w:rPr>
          <w:rFonts w:asciiTheme="minorHAnsi" w:eastAsiaTheme="minorEastAsia" w:hAnsiTheme="minorHAnsi" w:cstheme="minorBidi"/>
        </w:rPr>
        <w:t xml:space="preserve">In the above screenshot I utilized the select count command to pull from the Customers table. I then used the </w:t>
      </w:r>
      <w:proofErr w:type="gramStart"/>
      <w:r>
        <w:rPr>
          <w:rFonts w:asciiTheme="minorHAnsi" w:eastAsiaTheme="minorEastAsia" w:hAnsiTheme="minorHAnsi" w:cstheme="minorBidi"/>
        </w:rPr>
        <w:t>From</w:t>
      </w:r>
      <w:proofErr w:type="gramEnd"/>
      <w:r>
        <w:rPr>
          <w:rFonts w:asciiTheme="minorHAnsi" w:eastAsiaTheme="minorEastAsia" w:hAnsiTheme="minorHAnsi" w:cstheme="minorBidi"/>
        </w:rPr>
        <w:t xml:space="preserve"> command to identify the table of customers and the where command to select the City attribute and set it to Woonsocket. The result of the query is 7 customers live in Woonsocket. </w:t>
      </w:r>
    </w:p>
    <w:p w14:paraId="4892536B" w14:textId="77777777" w:rsidR="00326504" w:rsidRDefault="00326504" w:rsidP="00326504">
      <w:pPr>
        <w:spacing w:after="0" w:line="480" w:lineRule="auto"/>
        <w:ind w:left="2160"/>
        <w:rPr>
          <w:rFonts w:asciiTheme="minorHAnsi" w:eastAsiaTheme="minorEastAsia" w:hAnsiTheme="minorHAnsi" w:cstheme="minorBidi"/>
        </w:rPr>
      </w:pPr>
    </w:p>
    <w:p w14:paraId="309705E4"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RMA database, update a customer’s records.</w:t>
      </w:r>
    </w:p>
    <w:p w14:paraId="2CC9C363"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“5175.”</w:t>
      </w:r>
    </w:p>
    <w:p w14:paraId="53597259" w14:textId="77777777" w:rsidR="00326504" w:rsidRDefault="00326504" w:rsidP="00326504">
      <w:pPr>
        <w:pStyle w:val="List4"/>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What are the </w:t>
      </w:r>
      <w:proofErr w:type="gramStart"/>
      <w:r w:rsidRPr="03D55F8A">
        <w:rPr>
          <w:rFonts w:asciiTheme="minorHAnsi" w:eastAsiaTheme="minorEastAsia" w:hAnsiTheme="minorHAnsi" w:cstheme="minorBidi"/>
        </w:rPr>
        <w:t>current status</w:t>
      </w:r>
      <w:proofErr w:type="gramEnd"/>
      <w:r w:rsidRPr="03D55F8A">
        <w:rPr>
          <w:rFonts w:asciiTheme="minorHAnsi" w:eastAsiaTheme="minorEastAsia" w:hAnsiTheme="minorHAnsi" w:cstheme="minorBidi"/>
        </w:rPr>
        <w:t xml:space="preserve"> and step?</w:t>
      </w:r>
    </w:p>
    <w:p w14:paraId="2984A1D1" w14:textId="77777777" w:rsidR="00326504" w:rsidRDefault="00326504" w:rsidP="00326504">
      <w:pPr>
        <w:spacing w:after="0" w:line="480" w:lineRule="auto"/>
        <w:ind w:left="2880"/>
        <w:rPr>
          <w:rFonts w:asciiTheme="minorHAnsi" w:eastAsiaTheme="minorEastAsia" w:hAnsiTheme="minorHAnsi" w:cstheme="minorBidi"/>
        </w:rPr>
      </w:pPr>
    </w:p>
    <w:p w14:paraId="60408E77" w14:textId="77777777" w:rsidR="00326504" w:rsidRDefault="00326504" w:rsidP="00326504">
      <w:pPr>
        <w:spacing w:after="0" w:line="480" w:lineRule="auto"/>
        <w:ind w:left="2880"/>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62833E1E" wp14:editId="5FF3010E">
            <wp:extent cx="5943600" cy="3380740"/>
            <wp:effectExtent l="0" t="0" r="0" b="0"/>
            <wp:docPr id="477561491" name="Picture 4775614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7A64645" w14:textId="77777777" w:rsidR="00326504" w:rsidRDefault="00326504" w:rsidP="00326504">
      <w:pPr>
        <w:spacing w:after="0" w:line="480" w:lineRule="auto"/>
        <w:ind w:left="2880"/>
        <w:rPr>
          <w:rFonts w:asciiTheme="minorHAnsi" w:eastAsiaTheme="minorEastAsia" w:hAnsiTheme="minorHAnsi" w:cstheme="minorBidi"/>
        </w:rPr>
      </w:pPr>
      <w:r>
        <w:rPr>
          <w:rFonts w:asciiTheme="minorHAnsi" w:eastAsiaTheme="minorEastAsia" w:hAnsiTheme="minorHAnsi" w:cstheme="minorBidi"/>
        </w:rPr>
        <w:t>In the above screenshot at the top of the screenshot I utilized the select command to select the attributes I am interested in. I set those attributes to status and step. I then identified that I wanted these attributes pulled from the RMA table and used the Where command to identify the specific order I wanted to pull, which was 5175. The result of the query was Status = Pending and Step = Awaiting customer Documentation.</w:t>
      </w:r>
    </w:p>
    <w:p w14:paraId="30E29325"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F33B041" w14:textId="77777777" w:rsidR="00326504" w:rsidRDefault="00326504" w:rsidP="00326504">
      <w:pPr>
        <w:pStyle w:val="List4"/>
        <w:spacing w:line="480" w:lineRule="auto"/>
        <w:rPr>
          <w:rFonts w:asciiTheme="minorHAnsi" w:eastAsiaTheme="minorEastAsia" w:hAnsiTheme="minorHAnsi" w:cstheme="minorBidi"/>
        </w:rPr>
      </w:pPr>
      <w:r w:rsidRPr="03D55F8A">
        <w:rPr>
          <w:rFonts w:asciiTheme="minorHAnsi" w:eastAsiaTheme="minorEastAsia" w:hAnsiTheme="minorHAnsi" w:cstheme="minorBidi"/>
        </w:rPr>
        <w:t xml:space="preserve">What are the updated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values for this record?</w:t>
      </w:r>
    </w:p>
    <w:p w14:paraId="7CFDA831" w14:textId="77777777" w:rsidR="00326504" w:rsidRDefault="00326504" w:rsidP="00326504">
      <w:pPr>
        <w:spacing w:after="0" w:line="480" w:lineRule="auto"/>
        <w:ind w:left="2880"/>
        <w:rPr>
          <w:rFonts w:asciiTheme="minorHAnsi" w:eastAsiaTheme="minorEastAsia" w:hAnsiTheme="minorHAnsi" w:cstheme="minorBidi"/>
        </w:rPr>
      </w:pPr>
      <w:r>
        <w:rPr>
          <w:rFonts w:asciiTheme="minorHAnsi" w:eastAsiaTheme="minorEastAsia" w:hAnsiTheme="minorHAnsi" w:cstheme="minorBidi"/>
        </w:rPr>
        <w:t xml:space="preserve">In the screenshot above in the lower half of the screenshot I utilized the Update command and identified the RMA table as the table I wanted to update. I then set the attributes I wanted </w:t>
      </w:r>
      <w:r>
        <w:rPr>
          <w:rFonts w:asciiTheme="minorHAnsi" w:eastAsiaTheme="minorEastAsia" w:hAnsiTheme="minorHAnsi" w:cstheme="minorBidi"/>
        </w:rPr>
        <w:lastRenderedPageBreak/>
        <w:t xml:space="preserve">to update as Status to complete and Step to Credit Customer Account. I then identified that I wanted to change just the order which corresponds with </w:t>
      </w:r>
      <w:proofErr w:type="spellStart"/>
      <w:r>
        <w:rPr>
          <w:rFonts w:asciiTheme="minorHAnsi" w:eastAsiaTheme="minorEastAsia" w:hAnsiTheme="minorHAnsi" w:cstheme="minorBidi"/>
        </w:rPr>
        <w:t>OrderID</w:t>
      </w:r>
      <w:proofErr w:type="spellEnd"/>
      <w:r>
        <w:rPr>
          <w:rFonts w:asciiTheme="minorHAnsi" w:eastAsiaTheme="minorEastAsia" w:hAnsiTheme="minorHAnsi" w:cstheme="minorBidi"/>
        </w:rPr>
        <w:t xml:space="preserve"> 5175. The query resulted in one record </w:t>
      </w:r>
      <w:proofErr w:type="gramStart"/>
      <w:r>
        <w:rPr>
          <w:rFonts w:asciiTheme="minorHAnsi" w:eastAsiaTheme="minorEastAsia" w:hAnsiTheme="minorHAnsi" w:cstheme="minorBidi"/>
        </w:rPr>
        <w:t>changed</w:t>
      </w:r>
      <w:proofErr w:type="gramEnd"/>
      <w:r>
        <w:rPr>
          <w:rFonts w:asciiTheme="minorHAnsi" w:eastAsiaTheme="minorEastAsia" w:hAnsiTheme="minorHAnsi" w:cstheme="minorBidi"/>
        </w:rPr>
        <w:t xml:space="preserve">. I then used the select status and step command again to check my work. The change was successful for </w:t>
      </w:r>
      <w:proofErr w:type="spellStart"/>
      <w:r>
        <w:rPr>
          <w:rFonts w:asciiTheme="minorHAnsi" w:eastAsiaTheme="minorEastAsia" w:hAnsiTheme="minorHAnsi" w:cstheme="minorBidi"/>
        </w:rPr>
        <w:t>OrderID</w:t>
      </w:r>
      <w:proofErr w:type="spellEnd"/>
      <w:r>
        <w:rPr>
          <w:rFonts w:asciiTheme="minorHAnsi" w:eastAsiaTheme="minorEastAsia" w:hAnsiTheme="minorHAnsi" w:cstheme="minorBidi"/>
        </w:rPr>
        <w:t xml:space="preserve"> 5175.</w:t>
      </w:r>
    </w:p>
    <w:p w14:paraId="2A2A664C" w14:textId="77777777" w:rsidR="00326504" w:rsidRDefault="00326504" w:rsidP="00326504">
      <w:pPr>
        <w:spacing w:after="0" w:line="480" w:lineRule="auto"/>
        <w:jc w:val="center"/>
        <w:rPr>
          <w:rFonts w:asciiTheme="minorHAnsi" w:eastAsiaTheme="minorEastAsia" w:hAnsiTheme="minorHAnsi" w:cstheme="minorBidi"/>
        </w:rPr>
      </w:pPr>
    </w:p>
    <w:p w14:paraId="37A34D3F" w14:textId="77777777" w:rsidR="00326504" w:rsidRDefault="00326504" w:rsidP="00326504">
      <w:pPr>
        <w:pStyle w:val="ListBullet"/>
        <w:numPr>
          <w:ilvl w:val="1"/>
          <w:numId w:val="0"/>
        </w:numPr>
        <w:spacing w:line="480" w:lineRule="auto"/>
        <w:ind w:left="1440" w:hanging="360"/>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0ED74959" w14:textId="77777777" w:rsidR="00326504" w:rsidRDefault="00326504" w:rsidP="00326504">
      <w:pPr>
        <w:pStyle w:val="List3"/>
        <w:spacing w:line="480" w:lineRule="auto"/>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4259E8A" w14:textId="77777777" w:rsidR="00326504" w:rsidRDefault="00326504" w:rsidP="00326504">
      <w:pPr>
        <w:pStyle w:val="List4"/>
        <w:spacing w:line="480" w:lineRule="auto"/>
        <w:rPr>
          <w:rFonts w:asciiTheme="minorHAnsi" w:eastAsiaTheme="minorEastAsia" w:hAnsiTheme="minorHAnsi" w:cstheme="minorBidi"/>
        </w:rPr>
      </w:pPr>
      <w:r w:rsidRPr="03D55F8A">
        <w:rPr>
          <w:rFonts w:asciiTheme="minorHAnsi" w:eastAsiaTheme="minorEastAsia" w:hAnsiTheme="minorHAnsi" w:cstheme="minorBidi"/>
        </w:rPr>
        <w:t>How many records were deleted?</w:t>
      </w:r>
    </w:p>
    <w:p w14:paraId="624011B6" w14:textId="77777777" w:rsidR="00326504" w:rsidRDefault="00326504" w:rsidP="00326504">
      <w:pPr>
        <w:spacing w:after="0" w:line="480" w:lineRule="auto"/>
        <w:ind w:left="2880"/>
        <w:rPr>
          <w:rFonts w:asciiTheme="minorHAnsi" w:eastAsiaTheme="minorEastAsia" w:hAnsiTheme="minorHAnsi" w:cstheme="minorBidi"/>
        </w:rPr>
      </w:pPr>
    </w:p>
    <w:p w14:paraId="4EF45D71" w14:textId="77777777" w:rsidR="00326504" w:rsidRDefault="00326504" w:rsidP="00326504">
      <w:pPr>
        <w:spacing w:after="0" w:line="480" w:lineRule="auto"/>
        <w:ind w:left="2880"/>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087C4F1B" wp14:editId="23F36A32">
            <wp:extent cx="4333875" cy="1000125"/>
            <wp:effectExtent l="0" t="0" r="9525" b="9525"/>
            <wp:docPr id="1387095623" name="Picture 13870956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333875" cy="1000125"/>
                    </a:xfrm>
                    <a:prstGeom prst="rect">
                      <a:avLst/>
                    </a:prstGeom>
                  </pic:spPr>
                </pic:pic>
              </a:graphicData>
            </a:graphic>
          </wp:inline>
        </w:drawing>
      </w:r>
    </w:p>
    <w:p w14:paraId="0FB1883A" w14:textId="77777777" w:rsidR="00326504" w:rsidRDefault="00326504" w:rsidP="00326504">
      <w:pPr>
        <w:spacing w:after="0" w:line="480" w:lineRule="auto"/>
        <w:ind w:left="2880"/>
        <w:rPr>
          <w:rFonts w:asciiTheme="minorHAnsi" w:eastAsiaTheme="minorEastAsia" w:hAnsiTheme="minorHAnsi" w:cstheme="minorBidi"/>
        </w:rPr>
      </w:pPr>
      <w:r>
        <w:rPr>
          <w:rFonts w:asciiTheme="minorHAnsi" w:eastAsiaTheme="minorEastAsia" w:hAnsiTheme="minorHAnsi" w:cstheme="minorBidi"/>
        </w:rPr>
        <w:t xml:space="preserve">In the above screenshot I utilized Delete command to delete from the RMA table where the reason listed is Rejected. The query was successful but, no rows were affected. </w:t>
      </w:r>
    </w:p>
    <w:p w14:paraId="28C3DA2F" w14:textId="77777777" w:rsidR="00326504" w:rsidRPr="00165182" w:rsidRDefault="00326504" w:rsidP="00326504">
      <w:pPr>
        <w:pStyle w:val="List"/>
        <w:spacing w:line="480" w:lineRule="auto"/>
      </w:pPr>
      <w:r w:rsidRPr="00165182">
        <w:rPr>
          <w:bCs/>
        </w:rPr>
        <w:t xml:space="preserve">Update your existing </w:t>
      </w:r>
      <w:r w:rsidRPr="00165182">
        <w:rPr>
          <w:bCs/>
          <w:color w:val="000000" w:themeColor="text1"/>
        </w:rPr>
        <w:t>tables</w:t>
      </w:r>
      <w:r w:rsidRPr="00165182">
        <w:rPr>
          <w:color w:val="000000" w:themeColor="text1"/>
        </w:rPr>
        <w:t xml:space="preserve"> </w:t>
      </w:r>
      <w:r w:rsidRPr="00165182">
        <w:t>from “Customer” to “Collaborator” using SQL based on this change in requirements. Provide the SQL commands you ran against MySQL to complete this successfully in your answer:</w:t>
      </w:r>
    </w:p>
    <w:p w14:paraId="7C9610FE" w14:textId="77777777" w:rsidR="00326504" w:rsidRPr="00A4235C" w:rsidRDefault="00326504" w:rsidP="00326504">
      <w:pPr>
        <w:pStyle w:val="List2"/>
        <w:spacing w:line="480" w:lineRule="auto"/>
        <w:rPr>
          <w:rFonts w:asciiTheme="minorHAnsi" w:eastAsiaTheme="minorEastAsia" w:hAnsiTheme="minorHAnsi" w:cstheme="minorBidi"/>
        </w:rPr>
      </w:pPr>
      <w:r w:rsidRPr="03D55F8A">
        <w:rPr>
          <w:rFonts w:asciiTheme="minorHAnsi" w:eastAsiaTheme="minorEastAsia" w:hAnsiTheme="minorHAnsi" w:cstheme="minorBidi"/>
        </w:rPr>
        <w:t>Rename all instances of “Customer” to “Collaborator.”</w:t>
      </w:r>
    </w:p>
    <w:p w14:paraId="2416CAE6" w14:textId="77777777" w:rsidR="00326504" w:rsidRDefault="00326504" w:rsidP="00326504">
      <w:pPr>
        <w:pStyle w:val="List"/>
        <w:numPr>
          <w:ilvl w:val="0"/>
          <w:numId w:val="0"/>
        </w:numPr>
        <w:spacing w:line="480" w:lineRule="auto"/>
        <w:ind w:left="720"/>
        <w:rPr>
          <w:rFonts w:asciiTheme="minorHAnsi" w:eastAsiaTheme="minorEastAsia" w:hAnsiTheme="minorHAnsi" w:cstheme="minorBidi"/>
        </w:rPr>
      </w:pPr>
    </w:p>
    <w:p w14:paraId="19729F51" w14:textId="77777777" w:rsidR="00326504" w:rsidRDefault="00326504" w:rsidP="00326504">
      <w:pPr>
        <w:spacing w:after="0" w:line="480" w:lineRule="auto"/>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4C3DBA28" wp14:editId="771B80FF">
            <wp:extent cx="5943600" cy="1563370"/>
            <wp:effectExtent l="0" t="0" r="0" b="0"/>
            <wp:docPr id="1824483917" name="Picture 18244839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5D569E05" w14:textId="77777777" w:rsidR="00326504" w:rsidRDefault="00326504" w:rsidP="00326504">
      <w:pPr>
        <w:spacing w:after="0" w:line="480" w:lineRule="auto"/>
        <w:rPr>
          <w:rFonts w:asciiTheme="minorHAnsi" w:eastAsiaTheme="minorEastAsia" w:hAnsiTheme="minorHAnsi" w:cstheme="minorBidi"/>
        </w:rPr>
      </w:pPr>
      <w:r>
        <w:rPr>
          <w:rFonts w:asciiTheme="minorHAnsi" w:eastAsiaTheme="minorEastAsia" w:hAnsiTheme="minorHAnsi" w:cstheme="minorBidi"/>
        </w:rPr>
        <w:tab/>
      </w:r>
      <w:r>
        <w:rPr>
          <w:rFonts w:asciiTheme="minorHAnsi" w:eastAsiaTheme="minorEastAsia" w:hAnsiTheme="minorHAnsi" w:cstheme="minorBidi"/>
        </w:rPr>
        <w:tab/>
        <w:t xml:space="preserve">The above screenshot shows that I was able to create a view for the client that labels the ‘Customer’ as a ‘Collaborator’. To perform this </w:t>
      </w:r>
      <w:proofErr w:type="gramStart"/>
      <w:r>
        <w:rPr>
          <w:rFonts w:asciiTheme="minorHAnsi" w:eastAsiaTheme="minorEastAsia" w:hAnsiTheme="minorHAnsi" w:cstheme="minorBidi"/>
        </w:rPr>
        <w:t>task</w:t>
      </w:r>
      <w:proofErr w:type="gramEnd"/>
      <w:r>
        <w:rPr>
          <w:rFonts w:asciiTheme="minorHAnsi" w:eastAsiaTheme="minorEastAsia" w:hAnsiTheme="minorHAnsi" w:cstheme="minorBidi"/>
        </w:rPr>
        <w:t xml:space="preserve"> I had to use the Create view command and name it </w:t>
      </w:r>
      <w:proofErr w:type="spellStart"/>
      <w:r>
        <w:rPr>
          <w:rFonts w:asciiTheme="minorHAnsi" w:eastAsiaTheme="minorEastAsia" w:hAnsiTheme="minorHAnsi" w:cstheme="minorBidi"/>
        </w:rPr>
        <w:t>Colaborator</w:t>
      </w:r>
      <w:proofErr w:type="spellEnd"/>
      <w:r>
        <w:rPr>
          <w:rFonts w:asciiTheme="minorHAnsi" w:eastAsiaTheme="minorEastAsia" w:hAnsiTheme="minorHAnsi" w:cstheme="minorBidi"/>
        </w:rPr>
        <w:t xml:space="preserve">. I then set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to Collaborator ID. I then imported </w:t>
      </w:r>
      <w:proofErr w:type="gramStart"/>
      <w:r>
        <w:rPr>
          <w:rFonts w:asciiTheme="minorHAnsi" w:eastAsiaTheme="minorEastAsia" w:hAnsiTheme="minorHAnsi" w:cstheme="minorBidi"/>
        </w:rPr>
        <w:t>all of</w:t>
      </w:r>
      <w:proofErr w:type="gramEnd"/>
      <w:r>
        <w:rPr>
          <w:rFonts w:asciiTheme="minorHAnsi" w:eastAsiaTheme="minorEastAsia" w:hAnsiTheme="minorHAnsi" w:cstheme="minorBidi"/>
        </w:rPr>
        <w:t xml:space="preserve"> the attributes in order into this new view. To check the command worked properly I utilized the select* command with a limit of 5 for the Collaborator table. The table printed out with </w:t>
      </w:r>
      <w:proofErr w:type="spellStart"/>
      <w:r>
        <w:rPr>
          <w:rFonts w:asciiTheme="minorHAnsi" w:eastAsiaTheme="minorEastAsia" w:hAnsiTheme="minorHAnsi" w:cstheme="minorBidi"/>
        </w:rPr>
        <w:t>CollaboratorID</w:t>
      </w:r>
      <w:proofErr w:type="spellEnd"/>
      <w:r>
        <w:rPr>
          <w:rFonts w:asciiTheme="minorHAnsi" w:eastAsiaTheme="minorEastAsia" w:hAnsiTheme="minorHAnsi" w:cstheme="minorBidi"/>
        </w:rPr>
        <w:t xml:space="preserve"> instead of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successfully.</w:t>
      </w:r>
    </w:p>
    <w:p w14:paraId="5EF91D7A" w14:textId="77777777" w:rsidR="00326504" w:rsidRDefault="00326504" w:rsidP="00326504">
      <w:pPr>
        <w:pStyle w:val="List"/>
        <w:spacing w:line="480" w:lineRule="auto"/>
        <w:rPr>
          <w:rFonts w:asciiTheme="minorHAnsi" w:eastAsiaTheme="minorEastAsia" w:hAnsiTheme="minorHAnsi" w:cstheme="minorBidi"/>
          <w:color w:val="000000"/>
        </w:rPr>
      </w:pPr>
      <w:r w:rsidRPr="03D55F8A">
        <w:rPr>
          <w:rFonts w:asciiTheme="minorHAnsi" w:eastAsiaTheme="minorEastAsia" w:hAnsiTheme="minorHAnsi" w:cstheme="minorBidi"/>
          <w:bCs/>
        </w:rPr>
        <w:t xml:space="preserve">Create an output file of the required query results. </w:t>
      </w:r>
      <w:r w:rsidRPr="03D55F8A">
        <w:rPr>
          <w:rFonts w:asciiTheme="minorHAnsi" w:eastAsiaTheme="minorEastAsia" w:hAnsiTheme="minorHAnsi" w:cstheme="minorBidi"/>
        </w:rPr>
        <w:t xml:space="preserve">Write an SQL statement to list the contents of the </w:t>
      </w:r>
      <w:r w:rsidRPr="03D55F8A">
        <w:rPr>
          <w:rFonts w:asciiTheme="minorHAnsi" w:eastAsiaTheme="minorEastAsia" w:hAnsiTheme="minorHAnsi" w:cstheme="minorBidi"/>
          <w:bCs/>
        </w:rPr>
        <w:t>Orders</w:t>
      </w:r>
      <w:r w:rsidRPr="03D55F8A">
        <w:rPr>
          <w:rFonts w:asciiTheme="minorHAnsi" w:eastAsiaTheme="minorEastAsia" w:hAnsiTheme="minorHAnsi" w:cstheme="minorBidi"/>
        </w:rPr>
        <w:t xml:space="preserve"> table and send the output to a file that has a .csv extension. </w:t>
      </w:r>
    </w:p>
    <w:p w14:paraId="15ECAE3C" w14:textId="77777777" w:rsidR="00326504" w:rsidRDefault="00326504" w:rsidP="00326504">
      <w:pPr>
        <w:spacing w:after="0" w:line="480" w:lineRule="auto"/>
        <w:ind w:left="720"/>
        <w:rPr>
          <w:rFonts w:asciiTheme="minorHAnsi" w:eastAsiaTheme="minorEastAsia" w:hAnsiTheme="minorHAnsi" w:cstheme="minorBidi"/>
          <w:b/>
          <w:bCs/>
          <w:noProof/>
        </w:rPr>
      </w:pPr>
      <w:r>
        <w:rPr>
          <w:rFonts w:asciiTheme="minorHAnsi" w:eastAsiaTheme="minorEastAsia" w:hAnsiTheme="minorHAnsi" w:cstheme="minorBidi"/>
          <w:b/>
          <w:bCs/>
          <w:noProof/>
        </w:rPr>
        <w:drawing>
          <wp:inline distT="0" distB="0" distL="0" distR="0" wp14:anchorId="7530A920" wp14:editId="66D51F71">
            <wp:extent cx="5943600" cy="7626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33E4F044" w14:textId="77777777" w:rsidR="00326504" w:rsidRPr="00896785" w:rsidRDefault="00326504" w:rsidP="00326504">
      <w:pPr>
        <w:spacing w:line="480" w:lineRule="auto"/>
        <w:ind w:firstLine="720"/>
        <w:rPr>
          <w:rFonts w:asciiTheme="minorHAnsi" w:eastAsiaTheme="minorEastAsia" w:hAnsiTheme="minorHAnsi" w:cstheme="minorBidi"/>
        </w:rPr>
      </w:pPr>
      <w:r>
        <w:rPr>
          <w:rFonts w:asciiTheme="minorHAnsi" w:eastAsiaTheme="minorEastAsia" w:hAnsiTheme="minorHAnsi" w:cstheme="minorBidi"/>
        </w:rPr>
        <w:t xml:space="preserve">In the above screenshot I create a file for the Orders table. I used the select*from command to use the orders table and set the data to move to an OUTFILE. I named the </w:t>
      </w:r>
      <w:proofErr w:type="spellStart"/>
      <w:r>
        <w:rPr>
          <w:rFonts w:asciiTheme="minorHAnsi" w:eastAsiaTheme="minorEastAsia" w:hAnsiTheme="minorHAnsi" w:cstheme="minorBidi"/>
        </w:rPr>
        <w:t>outfile</w:t>
      </w:r>
      <w:proofErr w:type="spellEnd"/>
      <w:r>
        <w:rPr>
          <w:rFonts w:asciiTheme="minorHAnsi" w:eastAsiaTheme="minorEastAsia" w:hAnsiTheme="minorHAnsi" w:cstheme="minorBidi"/>
        </w:rPr>
        <w:t xml:space="preserve"> Orders6-1.csv. I then had to declare the fields were terminated by ‘,’ and the lines were terminated by new lines. This is to ensure that the data is stored properly in the correct order for the attributes. The query was successful with 37998 rows affected. </w:t>
      </w:r>
    </w:p>
    <w:p w14:paraId="1165F5DD" w14:textId="151609B1" w:rsidR="00A300CE" w:rsidRDefault="00A300CE" w:rsidP="00326504"/>
    <w:sectPr w:rsidR="00A300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193EAB"/>
    <w:multiLevelType w:val="hybridMultilevel"/>
    <w:tmpl w:val="5180071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76855"/>
    <w:multiLevelType w:val="hybridMultilevel"/>
    <w:tmpl w:val="C282A998"/>
    <w:lvl w:ilvl="0" w:tplc="7568B7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F348DE"/>
    <w:multiLevelType w:val="hybridMultilevel"/>
    <w:tmpl w:val="334085DC"/>
    <w:lvl w:ilvl="0" w:tplc="01E4EF7E">
      <w:start w:val="1"/>
      <w:numFmt w:val="upperLetter"/>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4" w15:restartNumberingAfterBreak="0">
    <w:nsid w:val="2A693E08"/>
    <w:multiLevelType w:val="hybridMultilevel"/>
    <w:tmpl w:val="2BAE38CC"/>
    <w:lvl w:ilvl="0" w:tplc="DF44F200">
      <w:start w:val="1"/>
      <w:numFmt w:val="decimal"/>
      <w:pStyle w:val="List"/>
      <w:lvlText w:val="%1."/>
      <w:lvlJc w:val="left"/>
      <w:pPr>
        <w:ind w:left="720" w:hanging="360"/>
      </w:pPr>
      <w:rPr>
        <w:b w:val="0"/>
        <w:color w:val="000000"/>
        <w:sz w:val="22"/>
        <w:szCs w:val="22"/>
        <w:u w:val="none"/>
      </w:rPr>
    </w:lvl>
    <w:lvl w:ilvl="1" w:tplc="87B812BC">
      <w:start w:val="1"/>
      <w:numFmt w:val="upperLetter"/>
      <w:pStyle w:val="List2"/>
      <w:lvlText w:val="%2."/>
      <w:lvlJc w:val="left"/>
      <w:pPr>
        <w:ind w:left="1440" w:hanging="360"/>
      </w:pPr>
      <w:rPr>
        <w:color w:val="000000"/>
        <w:sz w:val="22"/>
        <w:szCs w:val="27"/>
        <w:u w:val="none"/>
      </w:rPr>
    </w:lvl>
    <w:lvl w:ilvl="2" w:tplc="2BACB798">
      <w:start w:val="1"/>
      <w:numFmt w:val="lowerRoman"/>
      <w:pStyle w:val="List3"/>
      <w:lvlText w:val="%3."/>
      <w:lvlJc w:val="right"/>
      <w:pPr>
        <w:ind w:left="2160" w:hanging="360"/>
      </w:pPr>
      <w:rPr>
        <w:u w:val="none"/>
      </w:rPr>
    </w:lvl>
    <w:lvl w:ilvl="3" w:tplc="B3846BB2">
      <w:start w:val="1"/>
      <w:numFmt w:val="decimal"/>
      <w:pStyle w:val="List4"/>
      <w:lvlText w:val="%4."/>
      <w:lvlJc w:val="left"/>
      <w:pPr>
        <w:ind w:left="2880" w:hanging="360"/>
      </w:pPr>
      <w:rPr>
        <w:u w:val="none"/>
      </w:rPr>
    </w:lvl>
    <w:lvl w:ilvl="4" w:tplc="0016AEEC">
      <w:start w:val="1"/>
      <w:numFmt w:val="lowerLetter"/>
      <w:lvlText w:val="%5."/>
      <w:lvlJc w:val="left"/>
      <w:pPr>
        <w:ind w:left="3600" w:hanging="360"/>
      </w:pPr>
      <w:rPr>
        <w:u w:val="none"/>
      </w:rPr>
    </w:lvl>
    <w:lvl w:ilvl="5" w:tplc="3A343F06">
      <w:start w:val="1"/>
      <w:numFmt w:val="lowerRoman"/>
      <w:lvlText w:val="%6."/>
      <w:lvlJc w:val="right"/>
      <w:pPr>
        <w:ind w:left="4320" w:hanging="360"/>
      </w:pPr>
      <w:rPr>
        <w:u w:val="none"/>
      </w:rPr>
    </w:lvl>
    <w:lvl w:ilvl="6" w:tplc="2A3ED0F4">
      <w:start w:val="1"/>
      <w:numFmt w:val="decimal"/>
      <w:lvlText w:val="%7."/>
      <w:lvlJc w:val="left"/>
      <w:pPr>
        <w:ind w:left="5040" w:hanging="360"/>
      </w:pPr>
      <w:rPr>
        <w:u w:val="none"/>
      </w:rPr>
    </w:lvl>
    <w:lvl w:ilvl="7" w:tplc="9D1A9BCE">
      <w:start w:val="1"/>
      <w:numFmt w:val="lowerLetter"/>
      <w:lvlText w:val="%8."/>
      <w:lvlJc w:val="left"/>
      <w:pPr>
        <w:ind w:left="5760" w:hanging="360"/>
      </w:pPr>
      <w:rPr>
        <w:u w:val="none"/>
      </w:rPr>
    </w:lvl>
    <w:lvl w:ilvl="8" w:tplc="C32850DA">
      <w:start w:val="1"/>
      <w:numFmt w:val="lowerRoman"/>
      <w:lvlText w:val="%9."/>
      <w:lvlJc w:val="right"/>
      <w:pPr>
        <w:ind w:left="6480" w:hanging="360"/>
      </w:pPr>
      <w:rPr>
        <w:u w:val="none"/>
      </w:rPr>
    </w:lvl>
  </w:abstractNum>
  <w:abstractNum w:abstractNumId="5" w15:restartNumberingAfterBreak="0">
    <w:nsid w:val="2D71102D"/>
    <w:multiLevelType w:val="hybridMultilevel"/>
    <w:tmpl w:val="9CA282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22C81"/>
    <w:multiLevelType w:val="hybridMultilevel"/>
    <w:tmpl w:val="FFEEEBF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0434D"/>
    <w:multiLevelType w:val="hybridMultilevel"/>
    <w:tmpl w:val="E3860E6C"/>
    <w:lvl w:ilvl="0" w:tplc="09600180">
      <w:start w:val="1"/>
      <w:numFmt w:val="upperLetter"/>
      <w:lvlText w:val="%1."/>
      <w:lvlJc w:val="left"/>
      <w:pPr>
        <w:ind w:left="1905" w:hanging="36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8" w15:restartNumberingAfterBreak="0">
    <w:nsid w:val="475A1700"/>
    <w:multiLevelType w:val="multilevel"/>
    <w:tmpl w:val="AEB8564C"/>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15495C"/>
    <w:multiLevelType w:val="hybridMultilevel"/>
    <w:tmpl w:val="5E9276BA"/>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BEE2291"/>
    <w:multiLevelType w:val="hybridMultilevel"/>
    <w:tmpl w:val="02DE7716"/>
    <w:lvl w:ilvl="0" w:tplc="A42A4F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4C377FA"/>
    <w:multiLevelType w:val="hybridMultilevel"/>
    <w:tmpl w:val="959063F8"/>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7744F39"/>
    <w:multiLevelType w:val="hybridMultilevel"/>
    <w:tmpl w:val="8CD6975C"/>
    <w:lvl w:ilvl="0" w:tplc="8384D64A">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F57995"/>
    <w:multiLevelType w:val="hybridMultilevel"/>
    <w:tmpl w:val="65284886"/>
    <w:lvl w:ilvl="0" w:tplc="1CE4B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053536"/>
    <w:multiLevelType w:val="hybridMultilevel"/>
    <w:tmpl w:val="36CA482C"/>
    <w:lvl w:ilvl="0" w:tplc="C0D078E4">
      <w:start w:val="1"/>
      <w:numFmt w:val="upp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15" w15:restartNumberingAfterBreak="0">
    <w:nsid w:val="68AC6224"/>
    <w:multiLevelType w:val="hybridMultilevel"/>
    <w:tmpl w:val="109A1F14"/>
    <w:lvl w:ilvl="0" w:tplc="D59A0B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68F304E"/>
    <w:multiLevelType w:val="hybridMultilevel"/>
    <w:tmpl w:val="B08A39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8219811">
    <w:abstractNumId w:val="16"/>
  </w:num>
  <w:num w:numId="2" w16cid:durableId="599341826">
    <w:abstractNumId w:val="8"/>
  </w:num>
  <w:num w:numId="3" w16cid:durableId="1886286593">
    <w:abstractNumId w:val="4"/>
  </w:num>
  <w:num w:numId="4" w16cid:durableId="1970234569">
    <w:abstractNumId w:val="2"/>
  </w:num>
  <w:num w:numId="5" w16cid:durableId="1439985037">
    <w:abstractNumId w:val="13"/>
  </w:num>
  <w:num w:numId="6" w16cid:durableId="666596461">
    <w:abstractNumId w:val="5"/>
  </w:num>
  <w:num w:numId="7" w16cid:durableId="1362630653">
    <w:abstractNumId w:val="3"/>
  </w:num>
  <w:num w:numId="8" w16cid:durableId="654383234">
    <w:abstractNumId w:val="14"/>
  </w:num>
  <w:num w:numId="9" w16cid:durableId="1362701724">
    <w:abstractNumId w:val="7"/>
  </w:num>
  <w:num w:numId="10" w16cid:durableId="141851968">
    <w:abstractNumId w:val="11"/>
  </w:num>
  <w:num w:numId="11" w16cid:durableId="136457181">
    <w:abstractNumId w:val="6"/>
  </w:num>
  <w:num w:numId="12" w16cid:durableId="1052844074">
    <w:abstractNumId w:val="1"/>
  </w:num>
  <w:num w:numId="13" w16cid:durableId="1948731898">
    <w:abstractNumId w:val="12"/>
  </w:num>
  <w:num w:numId="14" w16cid:durableId="628635320">
    <w:abstractNumId w:val="0"/>
  </w:num>
  <w:num w:numId="15" w16cid:durableId="2126580498">
    <w:abstractNumId w:val="10"/>
  </w:num>
  <w:num w:numId="16" w16cid:durableId="2118910513">
    <w:abstractNumId w:val="9"/>
  </w:num>
  <w:num w:numId="17" w16cid:durableId="129363419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oit, Ian">
    <w15:presenceInfo w15:providerId="AD" w15:userId="S::ian.benoit@snhu.edu::ed200cc6-377e-4914-8c76-16cb8f0438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04"/>
    <w:rsid w:val="00326504"/>
    <w:rsid w:val="0035657D"/>
    <w:rsid w:val="003D586E"/>
    <w:rsid w:val="0063153F"/>
    <w:rsid w:val="007F4D6C"/>
    <w:rsid w:val="00A300CE"/>
    <w:rsid w:val="00CB5F0D"/>
    <w:rsid w:val="00E32B1B"/>
    <w:rsid w:val="00EB1E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70977"/>
  <w15:chartTrackingRefBased/>
  <w15:docId w15:val="{ABBCA2A1-C698-4AED-B2E0-A8884B86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504"/>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32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504"/>
    <w:rPr>
      <w:rFonts w:eastAsiaTheme="majorEastAsia" w:cstheme="majorBidi"/>
      <w:color w:val="272727" w:themeColor="text1" w:themeTint="D8"/>
    </w:rPr>
  </w:style>
  <w:style w:type="paragraph" w:styleId="Title">
    <w:name w:val="Title"/>
    <w:basedOn w:val="Normal"/>
    <w:next w:val="Normal"/>
    <w:link w:val="TitleChar"/>
    <w:uiPriority w:val="10"/>
    <w:qFormat/>
    <w:rsid w:val="0032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32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32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504"/>
    <w:pPr>
      <w:spacing w:before="160"/>
      <w:jc w:val="center"/>
    </w:pPr>
    <w:rPr>
      <w:i/>
      <w:iCs/>
      <w:color w:val="404040" w:themeColor="text1" w:themeTint="BF"/>
    </w:rPr>
  </w:style>
  <w:style w:type="character" w:customStyle="1" w:styleId="QuoteChar">
    <w:name w:val="Quote Char"/>
    <w:basedOn w:val="DefaultParagraphFont"/>
    <w:link w:val="Quote"/>
    <w:uiPriority w:val="29"/>
    <w:rsid w:val="00326504"/>
    <w:rPr>
      <w:i/>
      <w:iCs/>
      <w:color w:val="404040" w:themeColor="text1" w:themeTint="BF"/>
    </w:rPr>
  </w:style>
  <w:style w:type="paragraph" w:styleId="ListParagraph">
    <w:name w:val="List Paragraph"/>
    <w:basedOn w:val="Normal"/>
    <w:uiPriority w:val="34"/>
    <w:qFormat/>
    <w:rsid w:val="00326504"/>
    <w:pPr>
      <w:ind w:left="720"/>
      <w:contextualSpacing/>
    </w:pPr>
  </w:style>
  <w:style w:type="character" w:styleId="IntenseEmphasis">
    <w:name w:val="Intense Emphasis"/>
    <w:basedOn w:val="DefaultParagraphFont"/>
    <w:uiPriority w:val="21"/>
    <w:qFormat/>
    <w:rsid w:val="00326504"/>
    <w:rPr>
      <w:i/>
      <w:iCs/>
      <w:color w:val="0F4761" w:themeColor="accent1" w:themeShade="BF"/>
    </w:rPr>
  </w:style>
  <w:style w:type="paragraph" w:styleId="IntenseQuote">
    <w:name w:val="Intense Quote"/>
    <w:basedOn w:val="Normal"/>
    <w:next w:val="Normal"/>
    <w:link w:val="IntenseQuoteChar"/>
    <w:uiPriority w:val="30"/>
    <w:qFormat/>
    <w:rsid w:val="0032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504"/>
    <w:rPr>
      <w:i/>
      <w:iCs/>
      <w:color w:val="0F4761" w:themeColor="accent1" w:themeShade="BF"/>
    </w:rPr>
  </w:style>
  <w:style w:type="character" w:styleId="IntenseReference">
    <w:name w:val="Intense Reference"/>
    <w:basedOn w:val="DefaultParagraphFont"/>
    <w:uiPriority w:val="32"/>
    <w:qFormat/>
    <w:rsid w:val="00326504"/>
    <w:rPr>
      <w:b/>
      <w:bCs/>
      <w:smallCaps/>
      <w:color w:val="0F4761" w:themeColor="accent1" w:themeShade="BF"/>
      <w:spacing w:val="5"/>
    </w:rPr>
  </w:style>
  <w:style w:type="paragraph" w:styleId="List">
    <w:name w:val="List"/>
    <w:basedOn w:val="Normal"/>
    <w:uiPriority w:val="99"/>
    <w:unhideWhenUsed/>
    <w:rsid w:val="00326504"/>
    <w:pPr>
      <w:numPr>
        <w:numId w:val="3"/>
      </w:numPr>
      <w:spacing w:after="0" w:line="276" w:lineRule="auto"/>
    </w:pPr>
    <w:rPr>
      <w:rFonts w:ascii="Calibri" w:eastAsia="Calibri" w:hAnsi="Calibri" w:cs="Calibri"/>
      <w:b/>
      <w:sz w:val="22"/>
      <w:szCs w:val="22"/>
      <w:lang w:val="en"/>
    </w:rPr>
  </w:style>
  <w:style w:type="paragraph" w:styleId="List2">
    <w:name w:val="List 2"/>
    <w:basedOn w:val="Normal"/>
    <w:uiPriority w:val="99"/>
    <w:unhideWhenUsed/>
    <w:rsid w:val="00326504"/>
    <w:pPr>
      <w:numPr>
        <w:ilvl w:val="1"/>
        <w:numId w:val="3"/>
      </w:numPr>
      <w:spacing w:after="0" w:line="276" w:lineRule="auto"/>
    </w:pPr>
    <w:rPr>
      <w:rFonts w:ascii="Calibri" w:eastAsia="Calibri" w:hAnsi="Calibri" w:cs="Calibri"/>
      <w:sz w:val="22"/>
      <w:szCs w:val="22"/>
      <w:lang w:val="en"/>
    </w:rPr>
  </w:style>
  <w:style w:type="paragraph" w:styleId="List3">
    <w:name w:val="List 3"/>
    <w:basedOn w:val="Normal"/>
    <w:uiPriority w:val="99"/>
    <w:unhideWhenUsed/>
    <w:rsid w:val="00326504"/>
    <w:pPr>
      <w:numPr>
        <w:ilvl w:val="2"/>
        <w:numId w:val="3"/>
      </w:numPr>
      <w:spacing w:after="0" w:line="276" w:lineRule="auto"/>
    </w:pPr>
    <w:rPr>
      <w:rFonts w:ascii="Calibri" w:eastAsia="Calibri" w:hAnsi="Calibri" w:cs="Calibri"/>
      <w:sz w:val="22"/>
      <w:szCs w:val="22"/>
      <w:lang w:val="en"/>
    </w:rPr>
  </w:style>
  <w:style w:type="paragraph" w:styleId="List4">
    <w:name w:val="List 4"/>
    <w:basedOn w:val="Normal"/>
    <w:uiPriority w:val="99"/>
    <w:unhideWhenUsed/>
    <w:rsid w:val="00326504"/>
    <w:pPr>
      <w:numPr>
        <w:ilvl w:val="3"/>
        <w:numId w:val="3"/>
      </w:numPr>
      <w:spacing w:after="0" w:line="276" w:lineRule="auto"/>
    </w:pPr>
    <w:rPr>
      <w:rFonts w:ascii="Calibri" w:eastAsia="Calibri" w:hAnsi="Calibri" w:cs="Calibri"/>
      <w:sz w:val="22"/>
      <w:szCs w:val="22"/>
      <w:lang w:val="en"/>
    </w:rPr>
  </w:style>
  <w:style w:type="paragraph" w:styleId="ListBullet">
    <w:name w:val="List Bullet"/>
    <w:basedOn w:val="Normal"/>
    <w:uiPriority w:val="99"/>
    <w:unhideWhenUsed/>
    <w:rsid w:val="00326504"/>
    <w:pPr>
      <w:spacing w:after="0" w:line="240" w:lineRule="auto"/>
      <w:ind w:left="1440" w:hanging="360"/>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microsoft.com/office/2011/relationships/people" Target="peop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4334</Words>
  <Characters>24708</Characters>
  <Application>Microsoft Office Word</Application>
  <DocSecurity>0</DocSecurity>
  <Lines>205</Lines>
  <Paragraphs>57</Paragraphs>
  <ScaleCrop>false</ScaleCrop>
  <Company/>
  <LinksUpToDate>false</LinksUpToDate>
  <CharactersWithSpaces>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 Ian</dc:creator>
  <cp:keywords/>
  <dc:description/>
  <cp:lastModifiedBy>Benoit, Ian</cp:lastModifiedBy>
  <cp:revision>1</cp:revision>
  <dcterms:created xsi:type="dcterms:W3CDTF">2024-08-12T01:20:00Z</dcterms:created>
  <dcterms:modified xsi:type="dcterms:W3CDTF">2024-08-12T01:23:00Z</dcterms:modified>
</cp:coreProperties>
</file>